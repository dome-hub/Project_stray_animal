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387B6" w14:textId="7E2A90A1" w:rsidR="00203B0B" w:rsidRPr="0095146B" w:rsidRDefault="0517EB88" w:rsidP="7A9D5350">
      <w:pPr>
        <w:jc w:val="center"/>
        <w:rPr>
          <w:rFonts w:ascii="TH Sarabun New" w:eastAsia="TH Sarabun New" w:hAnsi="TH Sarabun New" w:cs="TH Sarabun New"/>
          <w:b/>
          <w:bCs/>
          <w:sz w:val="28"/>
          <w:szCs w:val="28"/>
        </w:rPr>
      </w:pPr>
      <w:r>
        <w:rPr>
          <w:rFonts w:ascii="TH Sarabun New" w:eastAsia="TH Sarabun New" w:hAnsi="TH Sarabun New" w:cs="TH Sarabun New"/>
          <w:b/>
          <w:bCs/>
          <w:sz w:val="40"/>
          <w:szCs w:val="40"/>
        </w:rPr>
        <w:t>การออกแบบและพัฒนาแอปพลิเคชันสำหรับการจับคู่</w:t>
        <w:br/>
        <w:t>การรับเลี้ยงสัตว์จรจัดโดยใช้ระบ</w:t>
      </w:r>
      <w:r>
        <w:rPr>
          <w:rFonts w:ascii="TH Sarabun New" w:eastAsia="TH Sarabun New" w:hAnsi="TH Sarabun New" w:cs="TH Sarabun New" w:hint="cs"/>
          <w:b/>
          <w:bCs/>
          <w:sz w:val="40"/>
          <w:szCs w:val="40"/>
          <w:cs/>
        </w:rPr>
        <w:t>บ</w:t>
      </w:r>
      <w:r>
        <w:rPr>
          <w:rFonts w:ascii="TH Sarabun New" w:eastAsia="TH Sarabun New" w:hAnsi="TH Sarabun New" w:cs="TH Sarabun New"/>
          <w:b/>
          <w:bCs/>
          <w:sz w:val="40"/>
          <w:szCs w:val="40"/>
        </w:rPr>
        <w:t>แนะนำจากการวิเคราะห์ข้อมูล</w:t>
      </w:r>
      <w:r>
        <w:br/>
      </w:r>
      <w:r>
        <w:rPr>
          <w:rFonts w:ascii="TH Sarabun New" w:eastAsia="TH Sarabun New" w:hAnsi="TH Sarabun New" w:cs="TH Sarabun New"/>
          <w:b/>
          <w:bCs/>
          <w:sz w:val="40"/>
          <w:szCs w:val="40"/>
        </w:rPr>
        <w:t>Design and Development of an Application for Stray Animal Adoption Matching using a Data-Driven Recommendation System</w:t>
      </w:r>
    </w:p>
    <w:p w14:paraId="62B39B65" w14:textId="30E03A2F" w:rsidR="42476495" w:rsidRDefault="7D844381" w:rsidP="42476495">
      <w:pPr>
        <w:spacing w:before="240" w:after="240"/>
        <w:jc w:val="center"/>
        <w:rPr>
          <w:rFonts w:ascii="TH Sarabun New" w:eastAsia="TH Sarabun New" w:hAnsi="TH Sarabun New" w:cs="TH Sarabun New"/>
          <w:b/>
          <w:bCs/>
          <w:color w:val="000000" w:themeColor="text1"/>
          <w:sz w:val="28"/>
          <w:szCs w:val="28"/>
        </w:rPr>
      </w:pPr>
      <w:r>
        <w:rPr>
          <w:rFonts w:ascii="TH Sarabun New" w:eastAsia="TH Sarabun New" w:hAnsi="TH Sarabun New" w:cs="TH Sarabun New"/>
          <w:b/>
          <w:bCs/>
          <w:sz w:val="28"/>
          <w:szCs w:val="28"/>
        </w:rPr>
        <w:t>คุณากร กัลยาวุฒิพงษ์</w:t>
      </w:r>
      <w:r>
        <w:rPr>
          <w:rFonts w:ascii="TH Sarabun New" w:eastAsia="TH Sarabun New" w:hAnsi="TH Sarabun New" w:cs="TH Sarabun New"/>
          <w:b/>
          <w:bCs/>
          <w:sz w:val="28"/>
          <w:szCs w:val="28"/>
          <w:vertAlign w:val="superscript"/>
        </w:rPr>
        <w:t>1</w:t>
      </w:r>
      <w:r>
        <w:rPr>
          <w:rFonts w:ascii="TH Sarabun New" w:eastAsia="TH Sarabun New" w:hAnsi="TH Sarabun New" w:cs="TH Sarabun New"/>
          <w:b/>
          <w:bCs/>
          <w:sz w:val="28"/>
          <w:szCs w:val="28"/>
        </w:rPr>
        <w:t xml:space="preserve">, ชนาธิป เกี่ยวนุกูล</w:t>
      </w:r>
      <w:r>
        <w:rPr>
          <w:rFonts w:ascii="TH Sarabun New" w:eastAsia="TH Sarabun New" w:hAnsi="TH Sarabun New" w:cs="TH Sarabun New"/>
          <w:b/>
          <w:bCs/>
          <w:sz w:val="28"/>
          <w:szCs w:val="28"/>
          <w:vertAlign w:val="superscript"/>
        </w:rPr>
        <w:t>2</w:t>
      </w:r>
      <w:r>
        <w:rPr>
          <w:rFonts w:ascii="TH Sarabun New" w:eastAsia="TH Sarabun New" w:hAnsi="TH Sarabun New" w:cs="TH Sarabun New"/>
          <w:b/>
          <w:bCs/>
          <w:sz w:val="28"/>
          <w:szCs w:val="28"/>
        </w:rPr>
        <w:t xml:space="preserve"> และวรัทภพ ธภัทรสุวรรณ</w:t>
      </w:r>
      <w:r>
        <w:rPr>
          <w:rFonts w:ascii="TH Sarabun New" w:eastAsia="TH Sarabun New" w:hAnsi="TH Sarabun New" w:cs="TH Sarabun New"/>
          <w:b/>
          <w:bCs/>
          <w:sz w:val="28"/>
          <w:szCs w:val="28"/>
          <w:vertAlign w:val="superscript"/>
        </w:rPr>
        <w:t>3</w:t>
      </w:r>
      <w:r>
        <w:br/>
      </w:r>
      <w:r>
        <w:rPr>
          <w:rFonts w:ascii="TH Sarabun New" w:eastAsia="TH Sarabun New" w:hAnsi="TH Sarabun New" w:cs="TH Sarabun New"/>
          <w:b/>
          <w:bCs/>
          <w:color w:val="000000" w:themeColor="text1"/>
          <w:sz w:val="28"/>
          <w:szCs w:val="28"/>
          <w:vertAlign w:val="superscript"/>
        </w:rPr>
        <w:t>1</w:t>
      </w:r>
      <w:r>
        <w:rPr>
          <w:rFonts w:ascii="TH Sarabun New" w:eastAsia="TH Sarabun New" w:hAnsi="TH Sarabun New" w:cs="TH Sarabun New"/>
          <w:b/>
          <w:bCs/>
          <w:color w:val="000000" w:themeColor="text1"/>
          <w:sz w:val="28"/>
          <w:szCs w:val="28"/>
        </w:rPr>
        <w:t xml:space="preserve">kunakorn.kan@ku.th, </w:t>
      </w:r>
      <w:r>
        <w:rPr>
          <w:rFonts w:ascii="TH Sarabun New" w:eastAsia="TH Sarabun New" w:hAnsi="TH Sarabun New" w:cs="TH Sarabun New"/>
          <w:b/>
          <w:bCs/>
          <w:sz w:val="28"/>
          <w:szCs w:val="28"/>
          <w:vertAlign w:val="superscript"/>
        </w:rPr>
        <w:t>2</w:t>
      </w:r>
      <w:r>
        <w:rPr>
          <w:rFonts w:ascii="TH Sarabun New" w:eastAsia="TH Sarabun New" w:hAnsi="TH Sarabun New" w:cs="TH Sarabun New"/>
          <w:b/>
          <w:bCs/>
          <w:color w:val="000000" w:themeColor="text1"/>
          <w:sz w:val="28"/>
          <w:szCs w:val="28"/>
        </w:rPr>
        <w:t>chanathip.ki@ku.th</w:t>
      </w:r>
      <w:r>
        <w:rPr>
          <w:rFonts w:ascii="TH Sarabun New" w:hAnsi="TH Sarabun New" w:cs="TH Sarabun New"/>
          <w:b/>
          <w:bCs/>
          <w:sz w:val="28"/>
          <w:szCs w:val="28"/>
        </w:rPr>
        <w:t xml:space="preserve">, </w:t>
      </w:r>
      <w:r>
        <w:rPr>
          <w:rFonts w:ascii="TH Sarabun New" w:eastAsia="TH Sarabun New" w:hAnsi="TH Sarabun New" w:cs="TH Sarabun New"/>
          <w:b/>
          <w:bCs/>
          <w:sz w:val="28"/>
          <w:szCs w:val="28"/>
          <w:vertAlign w:val="superscript"/>
        </w:rPr>
        <w:t>3</w:t>
      </w:r>
      <w:r>
        <w:rPr>
          <w:rFonts w:ascii="TH Sarabun New" w:eastAsia="TH Sarabun New" w:hAnsi="TH Sarabun New" w:cs="TH Sarabun New"/>
          <w:b/>
          <w:bCs/>
          <w:sz w:val="28"/>
          <w:szCs w:val="28"/>
        </w:rPr>
        <w:t>warattapop.t@ku.th</w:t>
      </w:r>
      <w:r>
        <w:rPr>
          <w:rFonts w:ascii="TH Sarabun New" w:eastAsia="TH Sarabun New" w:hAnsi="TH Sarabun New" w:cs="TH Sarabun New"/>
          <w:b/>
          <w:bCs/>
          <w:color w:val="000000" w:themeColor="text1"/>
          <w:sz w:val="28"/>
          <w:szCs w:val="28"/>
        </w:rPr>
        <w:t xml:space="preserve"> </w:t>
      </w:r>
    </w:p>
    <w:p w14:paraId="57A7FC71" w14:textId="77777777" w:rsidR="002E1FE5" w:rsidRDefault="002E1FE5" w:rsidP="42476495">
      <w:pPr>
        <w:spacing w:before="240" w:after="240"/>
        <w:jc w:val="center"/>
        <w:rPr>
          <w:rFonts w:ascii="TH Sarabun New" w:eastAsia="TH Sarabun New" w:hAnsi="TH Sarabun New" w:cs="TH Sarabun New"/>
          <w:b/>
          <w:bCs/>
          <w:color w:val="000000" w:themeColor="text1"/>
          <w:sz w:val="28"/>
          <w:szCs w:val="28"/>
        </w:rPr>
      </w:pPr>
    </w:p>
    <w:p w14:paraId="7D479158" w14:textId="77777777" w:rsidR="004B1FF3" w:rsidRDefault="0061473D" w:rsidP="00584723">
      <w:pPr>
        <w:spacing w:before="240" w:after="240"/>
        <w:jc w:val="center"/>
      </w:pPr>
      <w:r>
        <w:rPr>
          <w:rFonts w:ascii="TH Sarabun New" w:eastAsia="TH Sarabun New" w:hAnsi="TH Sarabun New" w:cs="TH Sarabun New"/>
          <w:b/>
          <w:bCs/>
          <w:sz w:val="32"/>
          <w:szCs w:val="32"/>
        </w:rPr>
        <w:t>บทคัดย่อ</w:t>
      </w:r>
    </w:p>
    <w:p w14:paraId="5C2BEDCF" w14:textId="20CC2214" w:rsidR="004B1FF3" w:rsidRDefault="0F3A1FE9" w:rsidP="00E22657">
      <w:pPr>
        <w:spacing w:before="240" w:after="240"/>
        <w:ind w:firstLine="720"/>
      </w:pPr>
      <w:r>
        <w:rPr>
          <w:rFonts w:ascii="TH Sarabun New" w:eastAsia="TH SarabunPSK" w:hAnsi="TH Sarabun New" w:cs="TH Sarabun New"/>
          <w:sz w:val="28"/>
          <w:szCs w:val="28"/>
        </w:rPr>
        <w:t>โครงงานนี้มีวัตถุประสงค์เพื่อออกแบบและพัฒนาระบบแพลตฟอร์มสำหรับการจัดการสัตว์จรจัดแบบ</w:t>
        <w:br/>
        <w:t xml:space="preserve">ครบวงจร โดยมุ่งเน้นการรวบรวมข้อมูลสัตว์จรจัดจากผู้ใช้งานทั่วไป และสนับสนุนการช่วยเหลือโดยอาสาสมัครห</w:t>
      </w:r>
      <w:r>
        <w:rPr>
          <w:rFonts w:ascii="TH Sarabun New" w:eastAsia="TH SarabunPSK" w:hAnsi="TH Sarabun New" w:cs="TH Sarabun New" w:hint="cs"/>
          <w:sz w:val="28"/>
          <w:szCs w:val="28"/>
          <w:cs/>
        </w:rPr>
        <w:t>รือ</w:t>
      </w:r>
      <w:r>
        <w:rPr>
          <w:rFonts w:ascii="TH Sarabun New" w:eastAsia="TH SarabunPSK" w:hAnsi="TH Sarabun New" w:cs="TH Sarabun New"/>
          <w:sz w:val="28"/>
          <w:szCs w:val="28"/>
        </w:rPr>
        <w:t>องค์กรที่เกี่ยวข้องปัญหาที่พบในปัจจุบันคือการขาดระบบกลางในการจัดการข้อมูลสัตว์จรจัดรวมถึงการขาดกระบวนการจับคู่ระหว่างสัตว์และผู้รับเลี้ยงที่มีประสิทธิภาพส่งผลให้สัตว์จำนวนมากยังไม่ได้รับการช่วยเหลือหรือถูกทอดทิ้ง</w:t>
        <w:br/>
        <w:t>ซ้ำระบบที่พัฒนาขึ้นประกอบด้วยฟังก์ชันหลักได้แก่การรายงานสัตว์จรจัดพร้อมพิกัดผ่านแผนที่การจัดการสถานะ</w:t>
        <w:br/>
        <w:t xml:space="preserve">การช่วยเหลือและระบบแนะนำการรับเลี้ยงโดยใช้การวิเคราะห์ข้อมูลจากคุณลักษณะของสัตว์และข้อมูลของผู้ใช้งานนอกจากนี้ยังมีการออกแบบฐานข้อมูลและส่วนติดต่อผู้ใช้เพื่อเพิ่มประสิทธิภาพในการใช้งานผลที่คาดว่าจะได้รับคือระบบที่สามารถเพิ่มประสิทธิภาพในการช่วยเหลือสัตว์จรจัดลดจำนวนสัตว์ที่ถูกทอดทิ้งและเพิ่มความเหมาะสมในการจับคู่ ระหว่างสัตว์และผู้รับเลี้ยง</w:t>
        <w:br/>
        <w:tab/>
      </w:r>
      <w:r>
        <w:rPr>
          <w:rFonts w:ascii="TH Sarabun New" w:eastAsia="TH SarabunPSK" w:hAnsi="TH Sarabun New" w:cs="TH Sarabun New" w:hint="cs"/>
          <w:b/>
          <w:bCs/>
          <w:sz w:val="28"/>
          <w:szCs w:val="28"/>
          <w:cs/>
        </w:rPr>
        <w:t>คำสำคัญ</w:t>
      </w:r>
      <w:r>
        <w:rPr>
          <w:rFonts w:ascii="TH Sarabun New" w:eastAsia="TH SarabunPSK" w:hAnsi="TH Sarabun New" w:cs="TH Sarabun New" w:hint="cs"/>
          <w:sz w:val="28"/>
          <w:szCs w:val="28"/>
          <w:cs/>
        </w:rPr>
        <w:t xml:space="preserve"> </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สัตว์จรจัด</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ระบบแนะนำ</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การวิเคราะห์ข้อมูล</w:t>
      </w:r>
      <w:r>
        <w:rPr>
          <w:rFonts w:ascii="TH Sarabun New" w:eastAsia="TH SarabunPSK" w:hAnsi="TH Sarabun New" w:cs="TH Sarabun New"/>
          <w:sz w:val="28"/>
          <w:szCs w:val="28"/>
        </w:rPr>
        <w:t xml:space="preserve">, </w:t>
      </w:r>
      <w:r>
        <w:rPr>
          <w:rFonts w:ascii="TH Sarabun New" w:eastAsia="TH SarabunPSK" w:hAnsi="TH Sarabun New" w:cs="TH Sarabun New" w:hint="cs"/>
          <w:sz w:val="28"/>
          <w:szCs w:val="28"/>
          <w:cs/>
        </w:rPr>
        <w:t>เว็บแอปพลิเคชัน</w:t>
      </w:r>
      <w:r>
        <w:rPr>
          <w:rFonts w:ascii="TH Sarabun New" w:eastAsia="TH SarabunPSK" w:hAnsi="TH Sarabun New" w:cs="TH Sarabun New"/>
          <w:sz w:val="28"/>
          <w:szCs w:val="28"/>
        </w:rPr>
        <w:br/>
        <w:tab/>
      </w:r>
    </w:p>
    <w:p w14:paraId="17F4A8D3" w14:textId="77777777" w:rsidR="002E1FE5" w:rsidRDefault="0F3A1FE9" w:rsidP="755B3B66">
      <w:pPr>
        <w:spacing w:before="240" w:after="240"/>
        <w:jc w:val="center"/>
      </w:pPr>
      <w:r>
        <w:rPr>
          <w:rFonts w:ascii="TH Sarabun New" w:eastAsia="TH Sarabun New" w:hAnsi="TH Sarabun New" w:cs="TH Sarabun New"/>
          <w:b/>
          <w:bCs/>
          <w:sz w:val="32"/>
          <w:szCs w:val="32"/>
        </w:rPr>
        <w:t>Abstract</w:t>
      </w:r>
    </w:p>
    <w:p w14:paraId="404D511B" w14:textId="3F5E9304" w:rsidR="06BD043A" w:rsidRDefault="0F3A1FE9" w:rsidP="00974FBD">
      <w:pPr>
        <w:spacing w:before="240" w:after="240"/>
        <w:ind w:firstLine="720"/>
      </w:pPr>
      <w:r>
        <w:rPr>
          <w:rFonts w:ascii="TH Sarabun New" w:eastAsia="TH Sarabun New" w:hAnsi="TH Sarabun New" w:cs="TH Sarabun New"/>
          <w:sz w:val="28"/>
          <w:szCs w:val="28"/>
        </w:rPr>
        <w:t xml:space="preserve">This project aims to design and develop a platform for comprehensive stray animal management. The system focuses on collecting stray animal data from general users and supporting rescue operations by volunteers or organizations. Currently, there is a lack of a centralized system to manage stray animal data and an efficient matching process between animals and adopters, resulting in ineffective rescue and repeated abandonment. The developed system includes key features such as reporting stray animals with location data, managing rescue status, and providing an adoption recommendation system using data-driven analysis. The system also incorporates database design and user interface development to enhance usability. The expected outcome is a platform that improves the efficiency of animal rescue, reduces the number of stray animals, and increases the suitability of adoption matching.</w:t>
      </w:r>
      <w:r>
        <w:br/>
        <w:tab/>
      </w:r>
      <w:r>
        <w:rPr>
          <w:rFonts w:ascii="TH Sarabun New" w:eastAsia="TH Sarabun New" w:hAnsi="TH Sarabun New" w:cs="TH Sarabun New"/>
          <w:b/>
          <w:bCs/>
          <w:sz w:val="28"/>
          <w:szCs w:val="28"/>
        </w:rPr>
        <w:t>Keywords:</w:t>
      </w:r>
      <w:r>
        <w:rPr>
          <w:rFonts w:ascii="TH Sarabun New" w:eastAsia="TH Sarabun New" w:hAnsi="TH Sarabun New" w:cs="TH Sarabun New"/>
          <w:sz w:val="28"/>
          <w:szCs w:val="28"/>
        </w:rPr>
        <w:t xml:space="preserve"> Stray Animals; Recommendation System; Data Analysis; Web Application</w:t>
      </w:r>
      <w:r>
        <w:br/>
      </w:r>
    </w:p>
    <w:p w14:paraId="2A7EFB41" w14:textId="0A67AEB4" w:rsidR="008A571D" w:rsidRPr="00A030B1" w:rsidRDefault="002D3D6A" w:rsidP="002D3D6A">
      <w:pPr>
        <w:rPr>
          <w:rFonts w:ascii="TH Sarabun New" w:eastAsia="TH Sarabun New" w:hAnsi="TH Sarabun New" w:cs="TH Sarabun New"/>
          <w:sz w:val="28"/>
          <w:szCs w:val="28"/>
        </w:rPr>
      </w:pPr>
      <w:r>
        <w:rPr>
          <w:rFonts w:ascii="TH Sarabun New" w:eastAsia="TH Sarabun New" w:hAnsi="TH Sarabun New" w:cs="TH Sarabun New"/>
          <w:b/>
          <w:bCs/>
          <w:sz w:val="32"/>
          <w:szCs w:val="32"/>
        </w:rPr>
        <w:lastRenderedPageBreak/>
        <w:t xml:space="preserve">1. ที่มาและความสำคัญ (Introduction)</w:t>
      </w:r>
      <w:r>
        <w:rPr>
          <w:rFonts w:ascii="TH Sarabun New" w:eastAsia="TH Sarabun New" w:hAnsi="TH Sarabun New" w:cs="TH Sarabun New"/>
          <w:sz w:val="28"/>
          <w:szCs w:val="28"/>
          <w:cs/>
        </w:rPr>
        <w:br/>
      </w:r>
      <w:r>
        <w:rPr>
          <w:rFonts w:ascii="TH Sarabun New" w:eastAsia="TH Sarabun New" w:hAnsi="TH Sarabun New" w:cs="TH Sarabun New" w:hint="cs"/>
          <w:sz w:val="28"/>
          <w:szCs w:val="28"/>
          <w:cs/>
        </w:rPr>
        <w:t xml:space="preserve"> </w:t>
      </w:r>
      <w:r>
        <w:rPr>
          <w:rFonts w:ascii="TH Sarabun New" w:eastAsia="TH Sarabun New" w:hAnsi="TH Sarabun New" w:cs="TH Sarabun New"/>
          <w:sz w:val="28"/>
          <w:szCs w:val="28"/>
          <w:cs/>
        </w:rPr>
        <w:tab/>
        <w:t>ป</w:t>
      </w:r>
      <w:r>
        <w:rPr>
          <w:rFonts w:ascii="TH Sarabun New" w:eastAsia="TH Sarabun New" w:hAnsi="TH Sarabun New" w:cs="TH Sarabun New" w:hint="cs"/>
          <w:sz w:val="28"/>
          <w:szCs w:val="28"/>
          <w:cs/>
        </w:rPr>
        <w:t>ัจ</w:t>
      </w:r>
      <w:r>
        <w:rPr>
          <w:rFonts w:ascii="TH Sarabun New" w:eastAsia="TH Sarabun New" w:hAnsi="TH Sarabun New" w:cs="TH Sarabun New"/>
          <w:sz w:val="28"/>
          <w:szCs w:val="28"/>
        </w:rPr>
        <w:t xml:space="preserve">จุบันปัญหาสัตว์จรจัดในสังคมไทยยังคงเป็นปัญหาที่พบได้อย่างแพร่หลายทั้งในเขตเมืองและชนบท โดยมีสาเหตุหลักมาจากการทอดทิ้งสัตว์เลี้ยงการขาดความรับผิดชอบของเจ้าของและการขาดการควบคุมการขยายพันธุ์อย่างเหมาะสมส่งผลให้จำนวนสัตว์จรจัดเพิ่มขึ้นอย่างต่อเนื่อง ซึ่งก่อให้เกิดปัญหาหลายด้าน เช่น ปัญหาด้านสวัสดิภาพสัตว์ ความเสี่ยงด้านสุขอนามัยของชุมชน และความปลอดภัยของประชาชน</w:t>
      </w:r>
      <w:r>
        <w:rPr>
          <w:rFonts w:ascii="TH Sarabun New" w:hAnsi="TH Sarabun New" w:cs="TH Sarabun New"/>
          <w:sz w:val="28"/>
          <w:szCs w:val="28"/>
        </w:rPr>
        <w:br/>
        <w:tab/>
      </w:r>
      <w:r>
        <w:rPr>
          <w:rFonts w:ascii="TH Sarabun New" w:eastAsia="TH Sarabun New" w:hAnsi="TH Sarabun New" w:cs="TH Sarabun New"/>
          <w:sz w:val="28"/>
          <w:szCs w:val="28"/>
        </w:rPr>
        <w:t>ในปัจจุบันแม้จะมีหน่วยงานหรืออาสาสมัครที่เข้ามามีบทบาทในการช่วยเหลือสัตว์จรจัดแต่การดำเนินงานยังคงเป็นลักษณะแยกส่วนขาดระบบกลางในการรวบรวมและบริหารจัดการข้อมูล ทำให้การช่วยเหลือสัตว์แต่ละกรณีเป็นไปอย่างล่าช้าและไม่มีประสิทธิภาพ นอกจากนี้กระบวนการรับเลี้ยงสัตว์ยังขาดระบบที่ช่วยคัดกรองและจับคู่ระหว่างสัตว์กับผู้รับเลี้ยงอย่างเหมาะสมส่งผลให้เกิดการคืนสัตว์หรือการเลี้ยงดูที่ไม่สอดคล้องกับ</w:t>
        <w:br/>
        <w:t>ลักษณะของสัตว์</w:t>
      </w:r>
      <w:r>
        <w:rPr>
          <w:rFonts w:ascii="TH Sarabun New" w:hAnsi="TH Sarabun New" w:cs="TH Sarabun New"/>
          <w:sz w:val="28"/>
          <w:szCs w:val="28"/>
        </w:rPr>
        <w:br/>
        <w:tab/>
      </w:r>
      <w:r>
        <w:rPr>
          <w:rFonts w:ascii="TH Sarabun New" w:eastAsia="TH Sarabun New" w:hAnsi="TH Sarabun New" w:cs="TH Sarabun New"/>
          <w:sz w:val="28"/>
          <w:szCs w:val="28"/>
        </w:rPr>
        <w:t>ด้วยเหตุนี้จึงมีความจำเป็นในการพัฒนาระบบแพลตฟอร์มที่สามารถรวบรวมข้อมูลสัตว์จรจัดจากผู้ใช้งานทั่วไปเชื่อมโยงการทำงานระหว่างผู้แจ้งอาสาสมัครและองค์กรที่เกี่ยวข้องรวมถึงสนับสนุนกระบวนการรับเลี้ยงสัตว์อย่างมีประสิทธิภาพโดยการนำเทคโนโลยีสารสนเทศมาประยุกต์ใช้เช่นระบบแผนที่สำหรับรายงานตำแหน่งสัตว์ระบบติดตามสถานะการช่วยเหลือและระบบแนะนำการรับเลี้ยงที่วิเคราะห์ข้อมูลจากลักษณะสัตว์และไลฟ์สไตล์ของผู้ใช้งาน</w:t>
      </w:r>
      <w:r>
        <w:rPr>
          <w:rFonts w:ascii="TH Sarabun New" w:hAnsi="TH Sarabun New" w:cs="TH Sarabun New"/>
          <w:sz w:val="28"/>
          <w:szCs w:val="28"/>
        </w:rPr>
        <w:br/>
        <w:tab/>
      </w:r>
      <w:r>
        <w:rPr>
          <w:rFonts w:ascii="TH Sarabun New" w:eastAsia="TH Sarabun New" w:hAnsi="TH Sarabun New" w:cs="TH Sarabun New"/>
          <w:sz w:val="28"/>
          <w:szCs w:val="28"/>
        </w:rPr>
        <w:t>โครงงานนี้จึงมีความสำคัญในการช่วยเพิ่มประสิทธิภาพในการจัดการปัญหาสัตว์จรจัดอย่างเป็นระบบ ลดความซ้ำซ้อนในการทำงาน เพิ่มโอกาสในการช่วยเหลือสัตว์ และส่งเสริมการรับเลี้ยงสัตว์อย่างเหมาะสมและยั่งยืน อันจะนำไปสู่การลดจำนวนสัตว์จรจัดในระยะยาวและสร้างความสมดุลระหว่างมนุษย์และสัตว์ในสังคม</w:t>
      </w:r>
      <w:r>
        <w:rPr>
          <w:rFonts w:ascii="TH Sarabun New" w:hAnsi="TH Sarabun New" w:cs="TH Sarabun New"/>
          <w:sz w:val="28"/>
          <w:szCs w:val="28"/>
        </w:rPr>
        <w:br/>
        <w:tab/>
      </w:r>
      <w:r>
        <w:rPr>
          <w:rFonts w:ascii="TH Sarabun New" w:eastAsia="TH Sarabun New" w:hAnsi="TH Sarabun New" w:cs="TH Sarabun New"/>
          <w:sz w:val="28"/>
          <w:szCs w:val="28"/>
        </w:rPr>
        <w:t>ดังนั้นโครงงานนี้จึงมีแนวคิดในการพัฒนาระบบแพลตฟอร์มที่สามารถรวบรวม</w:t>
        <w:br/>
        <w:t>ข้อมูลสัตว์จรจัดแบบรวมศูนย์พร้อมทั้งสนับสนุนการช่วยเหลือและใช้การวิเคราะห์ข้อมูลเพื่อช่วยในการจับคู่ระหว่างสัตว์และผู้รับเลี้ยงอย่างมีประสิทธิภาพ</w:t>
      </w:r>
    </w:p>
    <w:p w14:paraId="1C0B8126" w14:textId="77777777" w:rsidR="00A030B1" w:rsidRDefault="7F3ED2C5" w:rsidP="00A030B1">
      <w:pPr>
        <w:spacing w:before="240" w:after="240"/>
        <w:rPr>
          <w:rFonts w:ascii="TH Sarabun New" w:eastAsia="TH Sarabun New" w:hAnsi="TH Sarabun New" w:cs="TH Sarabun New"/>
          <w:sz w:val="28"/>
          <w:szCs w:val="28"/>
        </w:rPr>
      </w:pPr>
      <w:r>
        <w:rPr>
          <w:rFonts w:ascii="TH Sarabun New" w:eastAsia="TH Sarabun New" w:hAnsi="TH Sarabun New" w:cs="TH Sarabun New"/>
          <w:b/>
          <w:bCs/>
          <w:sz w:val="32"/>
          <w:szCs w:val="32"/>
        </w:rPr>
        <w:t>2. วัตถุประสงค์ (Objectives)</w:t>
      </w:r>
      <w:r>
        <w:rPr>
          <w:rFonts w:ascii="TH Sarabun New" w:eastAsia="TH Sarabun New" w:hAnsi="TH Sarabun New" w:cs="TH Sarabun New"/>
          <w:b/>
          <w:bCs/>
          <w:sz w:val="28"/>
          <w:szCs w:val="28"/>
        </w:rPr>
        <w:br/>
      </w:r>
      <w:r>
        <w:rPr>
          <w:rFonts w:ascii="TH Sarabun New" w:eastAsia="TH Sarabun New" w:hAnsi="TH Sarabun New" w:cs="TH Sarabun New"/>
          <w:sz w:val="28"/>
          <w:szCs w:val="28"/>
        </w:rPr>
        <w:tab/>
        <w:t xml:space="preserve">2.1 </w:t>
      </w:r>
      <w:r>
        <w:rPr>
          <w:rFonts w:ascii="TH Sarabun New" w:eastAsia="TH Sarabun New" w:hAnsi="TH Sarabun New" w:cs="TH Sarabun New"/>
          <w:sz w:val="28"/>
          <w:szCs w:val="28"/>
          <w:cs/>
        </w:rPr>
        <w:t>เพื่อพัฒนาระบบสำหรับรายงานและจัดการข้อมูลสัตว์จรจัด</w:t>
      </w:r>
      <w:r>
        <w:rPr>
          <w:rFonts w:ascii="TH Sarabun New" w:eastAsia="TH Sarabun New" w:hAnsi="TH Sarabun New" w:cs="TH Sarabun New"/>
          <w:sz w:val="28"/>
          <w:szCs w:val="28"/>
        </w:rPr>
        <w:br/>
        <w:tab/>
        <w:t xml:space="preserve">2.2 </w:t>
      </w:r>
      <w:r>
        <w:rPr>
          <w:rFonts w:ascii="TH Sarabun New" w:eastAsia="TH Sarabun New" w:hAnsi="TH Sarabun New" w:cs="TH Sarabun New"/>
          <w:sz w:val="28"/>
          <w:szCs w:val="28"/>
          <w:cs/>
        </w:rPr>
        <w:t>เพื่อพัฒนาระบบติดตามสถานะการช่วยเหลือสัตว์</w:t>
      </w:r>
      <w:r>
        <w:rPr>
          <w:rFonts w:ascii="TH Sarabun New" w:eastAsia="TH Sarabun New" w:hAnsi="TH Sarabun New" w:cs="TH Sarabun New"/>
          <w:sz w:val="28"/>
          <w:szCs w:val="28"/>
        </w:rPr>
        <w:br/>
        <w:tab/>
        <w:t xml:space="preserve">2.3 </w:t>
      </w:r>
      <w:r>
        <w:rPr>
          <w:rFonts w:ascii="TH Sarabun New" w:eastAsia="TH Sarabun New" w:hAnsi="TH Sarabun New" w:cs="TH Sarabun New"/>
          <w:sz w:val="28"/>
          <w:szCs w:val="28"/>
          <w:cs/>
        </w:rPr>
        <w:t>เพื่อพัฒนาระบบแนะนำการรับเลี้ยงโดยใช้การวิเคราะห์ข้อมูล</w:t>
      </w:r>
      <w:r>
        <w:rPr>
          <w:rFonts w:ascii="TH Sarabun New" w:eastAsia="TH Sarabun New" w:hAnsi="TH Sarabun New" w:cs="TH Sarabun New"/>
          <w:sz w:val="28"/>
          <w:szCs w:val="28"/>
        </w:rPr>
        <w:br/>
        <w:tab/>
        <w:t xml:space="preserve">2.4 </w:t>
      </w:r>
      <w:r>
        <w:rPr>
          <w:rFonts w:ascii="TH Sarabun New" w:eastAsia="TH Sarabun New" w:hAnsi="TH Sarabun New" w:cs="TH Sarabun New"/>
          <w:sz w:val="28"/>
          <w:szCs w:val="28"/>
          <w:cs/>
        </w:rPr>
        <w:t>เพื่อเพิ่มประสิทธิภาพในการหาบ้านใหม่ให้สัตว์จรจัด</w:t>
      </w:r>
      <w:r>
        <w:rPr>
          <w:rFonts w:ascii="TH Sarabun New" w:eastAsia="TH Sarabun New" w:hAnsi="TH Sarabun New" w:cs="TH Sarabun New"/>
          <w:sz w:val="28"/>
          <w:szCs w:val="28"/>
        </w:rPr>
        <w:br/>
        <w:tab/>
        <w:t xml:space="preserve">2.5 </w:t>
      </w:r>
      <w:r>
        <w:rPr>
          <w:rFonts w:ascii="TH Sarabun New" w:eastAsia="TH Sarabun New" w:hAnsi="TH Sarabun New" w:cs="TH Sarabun New"/>
          <w:sz w:val="28"/>
          <w:szCs w:val="28"/>
          <w:cs/>
        </w:rPr>
        <w:t>เพื่อสร้างแพลตฟอร์มกลางสำหรับการมีส่วนร่วมของผู้ใช้งานและอาสาสมัคร</w:t>
      </w:r>
    </w:p>
    <w:p w14:paraId="21043F31" w14:textId="5D157809" w:rsidR="360E8747" w:rsidRPr="00AA6BE7" w:rsidRDefault="00681941" w:rsidP="00B17934">
      <w:pPr>
        <w:spacing w:before="240" w:after="240"/>
        <w:rPr>
          <w:rFonts w:ascii="TH Sarabun New" w:eastAsia="TH Sarabun New" w:hAnsi="TH Sarabun New" w:cs="TH Sarabun New"/>
          <w:b/>
          <w:bCs/>
          <w:sz w:val="32"/>
          <w:szCs w:val="32"/>
        </w:rPr>
      </w:pPr>
      <w:r>
        <w:rPr>
          <w:rFonts w:ascii="TH Sarabun New" w:eastAsia="TH Sarabun New" w:hAnsi="TH Sarabun New" w:cs="TH Sarabun New" w:hint="cs"/>
          <w:b/>
          <w:bCs/>
          <w:sz w:val="32"/>
          <w:szCs w:val="32"/>
          <w:cs/>
        </w:rPr>
        <w:t xml:space="preserve">3. ขอบเขตของโครงการ (</w:t>
      </w:r>
      <w:r>
        <w:rPr>
          <w:rFonts w:ascii="TH Sarabun New" w:eastAsia="TH Sarabun New" w:hAnsi="TH Sarabun New" w:cs="TH Sarabun New"/>
          <w:b/>
          <w:bCs/>
          <w:sz w:val="32"/>
          <w:szCs w:val="32"/>
        </w:rPr>
        <w:t>Scope of the Project</w:t>
      </w:r>
      <w:r>
        <w:rPr>
          <w:rFonts w:ascii="TH Sarabun New" w:eastAsia="TH Sarabun New" w:hAnsi="TH Sarabun New" w:cs="TH Sarabun New" w:hint="cs"/>
          <w:b/>
          <w:bCs/>
          <w:sz w:val="32"/>
          <w:szCs w:val="32"/>
          <w:cs/>
        </w:rPr>
        <w:t>)</w:t>
      </w:r>
      <w:r>
        <w:rPr>
          <w:rFonts w:ascii="TH Sarabun New" w:eastAsia="TH Sarabun New" w:hAnsi="TH Sarabun New" w:cs="TH Sarabun New"/>
          <w:b/>
          <w:bCs/>
          <w:sz w:val="32"/>
          <w:szCs w:val="32"/>
          <w:cs/>
        </w:rPr>
        <w:br/>
      </w:r>
      <w:r>
        <w:rPr>
          <w:rFonts w:ascii="TH Sarabun New" w:eastAsia="TH Sarabun New" w:hAnsi="TH Sarabun New" w:cs="TH Sarabun New"/>
          <w:b/>
          <w:bCs/>
          <w:sz w:val="32"/>
          <w:szCs w:val="32"/>
        </w:rPr>
        <w:tab/>
      </w:r>
      <w:r>
        <w:rPr>
          <w:rFonts w:ascii="TH Sarabun New" w:eastAsia="TH Sarabun New" w:hAnsi="TH Sarabun New" w:cs="TH Sarabun New" w:hint="cs"/>
          <w:sz w:val="28"/>
          <w:szCs w:val="28"/>
          <w:cs/>
        </w:rPr>
        <w:t xml:space="preserve">แอปพลิเคชันรับเลี้ยงสัตว์จรจัดโดยใช้ระบบแนะนำจากการวิเคราะห์ข้อมูลสามารถใช้งานได้เฉพาะบนโทรศัพท์มือถือระบบปฏิบัติการ </w:t>
      </w:r>
      <w:r>
        <w:rPr>
          <w:rFonts w:ascii="TH Sarabun New" w:eastAsia="TH Sarabun New" w:hAnsi="TH Sarabun New" w:cs="TH Sarabun New"/>
          <w:sz w:val="28"/>
          <w:szCs w:val="28"/>
        </w:rPr>
        <w:t xml:space="preserve">Android </w:t>
      </w:r>
      <w:r>
        <w:rPr>
          <w:rFonts w:ascii="TH Sarabun New" w:eastAsia="TH Sarabun New" w:hAnsi="TH Sarabun New" w:cs="TH Sarabun New" w:hint="cs"/>
          <w:sz w:val="28"/>
          <w:szCs w:val="28"/>
          <w:cs/>
        </w:rPr>
        <w:t xml:space="preserve">และรองรับสัตว์แค่สองชนิด ได้แก่ สุนัข และ แมว เท่านั้น </w:t>
      </w:r>
      <w:r>
        <w:rPr>
          <w:rFonts w:ascii="TH Sarabun New" w:eastAsia="TH Sarabun New" w:hAnsi="TH Sarabun New" w:cs="TH Sarabun New"/>
          <w:sz w:val="28"/>
          <w:szCs w:val="28"/>
          <w:cs/>
        </w:rPr>
        <w:t>โดยการเลือกสัตว์สองชนิดนี้ได้พิจารณาจากสัตว์เลี้ยงที่คนส่วนมากมีการเลี้ยงกันยังไม่ได้มีการอ้างอิงจากข้อมูลทางสถิติอย่างเป็นทางการ แต่ใช้การสังเกตและประสบการณ์ในการพบเจอของคณะผู้จัดทำเป็นหลัก</w:t>
      </w:r>
      <w:r>
        <w:rPr>
          <w:rFonts w:ascii="TH Sarabun New" w:eastAsia="TH Sarabun New" w:hAnsi="TH Sarabun New" w:cs="TH Sarabun New"/>
          <w:b/>
          <w:bCs/>
          <w:sz w:val="32"/>
          <w:szCs w:val="32"/>
        </w:rPr>
        <w:tab/>
      </w:r>
      <w:r>
        <w:br/>
      </w:r>
      <w:r>
        <w:rPr>
          <w:rFonts w:cs="TH Sarabun New"/>
        </w:rPr>
        <w:tab/>
      </w:r>
      <w:r>
        <w:rPr>
          <w:rFonts w:ascii="TH Sarabun New" w:eastAsia="TH Sarabun New" w:hAnsi="TH Sarabun New" w:cs="TH Sarabun New"/>
          <w:sz w:val="28"/>
          <w:szCs w:val="28"/>
        </w:rPr>
        <w:t xml:space="preserve">สิทธิ์ในการใช้งานแอปพลิเคชันจับคู่การรับเลี้ยงสัตว์ แบ่งออกเป็น 3 กลุ่มผู้ใช้ ดังนี้</w:t>
      </w:r>
      <w:r>
        <w:br/>
      </w:r>
      <w:r>
        <w:rPr>
          <w:rFonts w:cs="TH Sarabun New"/>
        </w:rPr>
        <w:tab/>
      </w:r>
      <w:r>
        <w:rPr>
          <w:rFonts w:ascii="TH Sarabun New" w:eastAsia="TH Sarabun New" w:hAnsi="TH Sarabun New" w:cs="TH Sarabun New"/>
          <w:sz w:val="28"/>
          <w:szCs w:val="28"/>
        </w:rPr>
        <w:t>3.1 สิทธิ์ของผู้ใช้งานทั่วไป</w:t>
      </w:r>
      <w:r>
        <w:br/>
      </w:r>
      <w:r>
        <w:rPr>
          <w:rFonts w:cs="TH Sarabun New"/>
        </w:rPr>
        <w:tab/>
        <w:tab/>
      </w:r>
      <w:r>
        <w:rPr>
          <w:rFonts w:ascii="TH Sarabun New" w:eastAsia="TH Sarabun New" w:hAnsi="TH Sarabun New" w:cs="TH Sarabun New"/>
          <w:sz w:val="28"/>
          <w:szCs w:val="28"/>
        </w:rPr>
        <w:t>3.1.1 สามารถเข้าใช้แอปพลิเคชัน</w:t>
      </w:r>
      <w:r>
        <w:br/>
      </w:r>
      <w:r>
        <w:rPr>
          <w:rFonts w:cs="TH Sarabun New"/>
        </w:rPr>
        <w:lastRenderedPageBreak/>
        <w:tab/>
        <w:tab/>
      </w:r>
      <w:r>
        <w:rPr>
          <w:rFonts w:ascii="TH Sarabun New" w:eastAsia="TH Sarabun New" w:hAnsi="TH Sarabun New" w:cs="TH Sarabun New"/>
          <w:sz w:val="28"/>
          <w:szCs w:val="28"/>
        </w:rPr>
        <w:t>3.1.2 สามารถสมัครสมาชิกและเข้าสู่ระบบเพื่อใช้งานแอปพลิเคชัน</w:t>
      </w:r>
      <w:r>
        <w:br/>
      </w:r>
      <w:r>
        <w:rPr>
          <w:rFonts w:cs="TH Sarabun New"/>
        </w:rPr>
        <w:tab/>
        <w:tab/>
      </w:r>
      <w:r>
        <w:rPr>
          <w:rFonts w:ascii="TH Sarabun New" w:eastAsia="TH Sarabun New" w:hAnsi="TH Sarabun New" w:cs="TH Sarabun New"/>
          <w:sz w:val="28"/>
          <w:szCs w:val="28"/>
        </w:rPr>
        <w:t>3.1.3 สามารถค้นหาและดูข้อมูลสัตว์จรจัดที่เปิดรับการเลี้ยง เช่น รูปภาพ เพศ อายุ และรายละเอียด</w:t>
      </w:r>
      <w:r>
        <w:br/>
      </w:r>
      <w:r>
        <w:rPr>
          <w:rFonts w:cs="TH Sarabun New"/>
        </w:rPr>
        <w:tab/>
        <w:tab/>
      </w:r>
      <w:r>
        <w:rPr>
          <w:rFonts w:ascii="TH Sarabun New" w:eastAsia="TH Sarabun New" w:hAnsi="TH Sarabun New" w:cs="TH Sarabun New"/>
          <w:sz w:val="28"/>
          <w:szCs w:val="28"/>
        </w:rPr>
        <w:t>3.1.4 สามารถกรอกข้อมูลส่วนตัว เช่น ไลฟ์สไตล์ ที่อยู่อาศัย และความพร้อมในการเลี้ยง เพื่อใช้ในการ</w:t>
      </w:r>
      <w:r>
        <w:br/>
      </w:r>
      <w:r>
        <w:rPr>
          <w:rFonts w:cs="TH Sarabun New"/>
        </w:rPr>
        <w:tab/>
        <w:tab/>
      </w:r>
      <w:r>
        <w:rPr>
          <w:rFonts w:ascii="TH Sarabun New" w:eastAsia="TH Sarabun New" w:hAnsi="TH Sarabun New" w:cs="TH Sarabun New"/>
          <w:sz w:val="28"/>
          <w:szCs w:val="28"/>
        </w:rPr>
        <w:t>วิเคราะห์และแนะนำสัตว์ที่เหมาะสม</w:t>
      </w:r>
      <w:r>
        <w:br/>
      </w:r>
      <w:r>
        <w:rPr>
          <w:rFonts w:cs="TH Sarabun New"/>
        </w:rPr>
        <w:tab/>
        <w:tab/>
      </w:r>
      <w:r>
        <w:rPr>
          <w:rFonts w:ascii="TH Sarabun New" w:eastAsia="TH Sarabun New" w:hAnsi="TH Sarabun New" w:cs="TH Sarabun New"/>
          <w:sz w:val="28"/>
          <w:szCs w:val="28"/>
        </w:rPr>
        <w:t>3.1.5 สามารถดูผลการแนะนำสัตว์ (Matching) ที่ระบบคำนวณจากข้อมูลของผู้ใช้งาน</w:t>
      </w:r>
      <w:r>
        <w:br/>
      </w:r>
      <w:r>
        <w:rPr>
          <w:rFonts w:cs="TH Sarabun New"/>
        </w:rPr>
        <w:tab/>
        <w:tab/>
      </w:r>
      <w:r>
        <w:rPr>
          <w:rFonts w:ascii="TH Sarabun New" w:eastAsia="TH Sarabun New" w:hAnsi="TH Sarabun New" w:cs="TH Sarabun New"/>
          <w:sz w:val="28"/>
          <w:szCs w:val="28"/>
        </w:rPr>
        <w:t>3.1.6 สามารถกดแสดงความสนใจหรือยื่นคำขอรับเลี้ยงสัตว์</w:t>
      </w:r>
      <w:r>
        <w:br/>
      </w:r>
      <w:r>
        <w:rPr>
          <w:rFonts w:cs="TH Sarabun New"/>
        </w:rPr>
        <w:tab/>
        <w:tab/>
      </w:r>
      <w:r>
        <w:rPr>
          <w:rFonts w:ascii="TH Sarabun New" w:eastAsia="TH Sarabun New" w:hAnsi="TH Sarabun New" w:cs="TH Sarabun New"/>
          <w:sz w:val="28"/>
          <w:szCs w:val="28"/>
        </w:rPr>
        <w:t>3.1.7 สามารถติดตามสถานะของคำขอรับเลี้ยง เช่น รอการพิจารณา, กำลังดำเนินการ, สำเร็จ</w:t>
      </w:r>
      <w:r>
        <w:br/>
      </w:r>
      <w:r>
        <w:rPr>
          <w:rFonts w:cs="TH Sarabun New"/>
        </w:rPr>
        <w:tab/>
        <w:tab/>
      </w:r>
      <w:r>
        <w:rPr>
          <w:rFonts w:ascii="TH Sarabun New" w:eastAsia="TH Sarabun New" w:hAnsi="TH Sarabun New" w:cs="TH Sarabun New"/>
          <w:sz w:val="28"/>
          <w:szCs w:val="28"/>
        </w:rPr>
        <w:t>3.1.8 สามารถติดต่อหรือสื่อสารกับผู้ประกาศหาบ้าน (อาสาสมัคร/องค์กร)</w:t>
      </w:r>
      <w:r>
        <w:br/>
      </w:r>
      <w:r>
        <w:rPr>
          <w:rFonts w:cs="TH Sarabun New"/>
        </w:rPr>
        <w:tab/>
      </w:r>
      <w:r>
        <w:rPr>
          <w:rFonts w:ascii="TH Sarabun New" w:eastAsia="TH Sarabun New" w:hAnsi="TH Sarabun New" w:cs="TH Sarabun New"/>
          <w:sz w:val="28"/>
          <w:szCs w:val="28"/>
        </w:rPr>
        <w:t>3.2 สิทธิ์ของ</w:t>
      </w:r>
      <w:r>
        <w:rPr>
          <w:rFonts w:ascii="TH Sarabun New" w:eastAsia="TH Sarabun New" w:hAnsi="TH Sarabun New" w:cs="TH Sarabun New" w:hint="cs"/>
          <w:sz w:val="28"/>
          <w:szCs w:val="28"/>
          <w:cs/>
        </w:rPr>
        <w:t>ผู้</w:t>
      </w:r>
      <w:r>
        <w:rPr>
          <w:rFonts w:ascii="TH Sarabun New" w:eastAsia="TH Sarabun New" w:hAnsi="TH Sarabun New" w:cs="TH Sarabun New"/>
          <w:sz w:val="28"/>
          <w:szCs w:val="28"/>
        </w:rPr>
        <w:t>ประกาศหาบ้าน</w:t>
      </w:r>
      <w:r>
        <w:br/>
      </w:r>
      <w:r>
        <w:rPr>
          <w:rFonts w:cs="TH Sarabun New"/>
        </w:rPr>
        <w:tab/>
        <w:tab/>
      </w:r>
      <w:r>
        <w:rPr>
          <w:rFonts w:ascii="TH Sarabun New" w:eastAsia="TH Sarabun New" w:hAnsi="TH Sarabun New" w:cs="TH Sarabun New"/>
          <w:sz w:val="28"/>
          <w:szCs w:val="28"/>
        </w:rPr>
        <w:t xml:space="preserve">3.2.1 สามารถเข้าใช้แอปพลิเคชัน</w:t>
      </w:r>
      <w:r>
        <w:br/>
      </w:r>
      <w:r>
        <w:rPr>
          <w:rFonts w:cs="TH Sarabun New"/>
        </w:rPr>
        <w:tab/>
        <w:tab/>
      </w:r>
      <w:r>
        <w:rPr>
          <w:rFonts w:ascii="TH Sarabun New" w:eastAsia="TH Sarabun New" w:hAnsi="TH Sarabun New" w:cs="TH Sarabun New"/>
          <w:sz w:val="28"/>
          <w:szCs w:val="28"/>
        </w:rPr>
        <w:t xml:space="preserve">3.2.2 สามารถเข้าสู่ระบบเพื่อจัดการข้อมูลสัตว์จรจัด</w:t>
      </w:r>
      <w:r>
        <w:br/>
      </w:r>
      <w:r>
        <w:rPr>
          <w:rFonts w:cs="TH Sarabun New"/>
        </w:rPr>
        <w:tab/>
        <w:tab/>
      </w:r>
      <w:r>
        <w:rPr>
          <w:rFonts w:ascii="TH Sarabun New" w:eastAsia="TH Sarabun New" w:hAnsi="TH Sarabun New" w:cs="TH Sarabun New"/>
          <w:sz w:val="28"/>
          <w:szCs w:val="28"/>
        </w:rPr>
        <w:t xml:space="preserve">3.2.3 สามารถเพิ่มข้อมูลสัตว์ เช่น รูปภาพ รายละเอียด เพศ อายุ และสถานะสุขภาพ</w:t>
      </w:r>
      <w:r>
        <w:br/>
      </w:r>
      <w:r>
        <w:rPr>
          <w:rFonts w:cs="TH Sarabun New"/>
        </w:rPr>
        <w:tab/>
        <w:tab/>
      </w:r>
      <w:r>
        <w:rPr>
          <w:rFonts w:ascii="TH Sarabun New" w:eastAsia="TH Sarabun New" w:hAnsi="TH Sarabun New" w:cs="TH Sarabun New"/>
          <w:sz w:val="28"/>
          <w:szCs w:val="28"/>
        </w:rPr>
        <w:t xml:space="preserve">3.2.4 สามารถแก้ไขหรือลบข้อมูลสัตว์ที่ประกาศได้</w:t>
      </w:r>
      <w:r>
        <w:br/>
      </w:r>
      <w:r>
        <w:rPr>
          <w:rFonts w:cs="TH Sarabun New"/>
        </w:rPr>
        <w:tab/>
        <w:tab/>
      </w:r>
      <w:r>
        <w:rPr>
          <w:rFonts w:ascii="TH Sarabun New" w:eastAsia="TH Sarabun New" w:hAnsi="TH Sarabun New" w:cs="TH Sarabun New"/>
          <w:sz w:val="28"/>
          <w:szCs w:val="28"/>
        </w:rPr>
        <w:t xml:space="preserve">3.2.5 สามารถตรวจสอบคำขอรับเลี้ยงจากผู้ใช้งาน</w:t>
      </w:r>
      <w:r>
        <w:br/>
      </w:r>
      <w:r>
        <w:rPr>
          <w:rFonts w:cs="TH Sarabun New"/>
        </w:rPr>
        <w:tab/>
        <w:tab/>
      </w:r>
      <w:r>
        <w:rPr>
          <w:rFonts w:ascii="TH Sarabun New" w:eastAsia="TH Sarabun New" w:hAnsi="TH Sarabun New" w:cs="TH Sarabun New"/>
          <w:sz w:val="28"/>
          <w:szCs w:val="28"/>
        </w:rPr>
        <w:t xml:space="preserve">3.2.6 สามารถอัปเดตสถานะของสัตว์ เช่น “รอรับเลี้ยง”, “กำลังดำเนินการ”, “ได้บ้านแล้ว”</w:t>
      </w:r>
      <w:r>
        <w:br/>
      </w:r>
      <w:r>
        <w:rPr>
          <w:rFonts w:cs="TH Sarabun New"/>
        </w:rPr>
        <w:tab/>
      </w:r>
      <w:r>
        <w:rPr>
          <w:rFonts w:ascii="TH Sarabun New" w:eastAsia="TH Sarabun New" w:hAnsi="TH Sarabun New" w:cs="TH Sarabun New"/>
          <w:sz w:val="28"/>
          <w:szCs w:val="28"/>
        </w:rPr>
        <w:t xml:space="preserve">3.3 สิทธิ์ของผู้ดูแลระบบ</w:t>
      </w:r>
      <w:r>
        <w:br/>
      </w:r>
      <w:r>
        <w:rPr>
          <w:rFonts w:cs="TH Sarabun New"/>
        </w:rPr>
        <w:tab/>
        <w:tab/>
      </w:r>
      <w:r>
        <w:rPr>
          <w:rFonts w:ascii="TH Sarabun New" w:eastAsia="TH Sarabun New" w:hAnsi="TH Sarabun New" w:cs="TH Sarabun New"/>
          <w:sz w:val="28"/>
          <w:szCs w:val="28"/>
        </w:rPr>
        <w:t xml:space="preserve">3.3.1 สามารถเข้าถึงระบบจัดการหลังบ้านของแอปพลิเคชัน</w:t>
      </w:r>
      <w:r>
        <w:br/>
      </w:r>
      <w:r>
        <w:rPr>
          <w:rFonts w:cs="TH Sarabun New"/>
        </w:rPr>
        <w:tab/>
        <w:tab/>
      </w:r>
      <w:r>
        <w:rPr>
          <w:rFonts w:ascii="TH Sarabun New" w:eastAsia="TH Sarabun New" w:hAnsi="TH Sarabun New" w:cs="TH Sarabun New"/>
          <w:sz w:val="28"/>
          <w:szCs w:val="28"/>
        </w:rPr>
        <w:t xml:space="preserve">3.3.2 สามารถตรวจสอบและจัดการข้อมูลผู้ใช้งานทั้งหมด</w:t>
      </w:r>
      <w:r>
        <w:br/>
      </w:r>
      <w:r>
        <w:rPr>
          <w:rFonts w:cs="TH Sarabun New"/>
        </w:rPr>
        <w:tab/>
        <w:tab/>
      </w:r>
      <w:r>
        <w:rPr>
          <w:rFonts w:ascii="TH Sarabun New" w:eastAsia="TH Sarabun New" w:hAnsi="TH Sarabun New" w:cs="TH Sarabun New"/>
          <w:sz w:val="28"/>
          <w:szCs w:val="28"/>
        </w:rPr>
        <w:t>3.3.3 สามารถตรวจสอบและลบข้อมูลที่ไม่เหมาะสม</w:t>
      </w:r>
      <w:r>
        <w:br/>
      </w:r>
      <w:r>
        <w:rPr>
          <w:rFonts w:cs="TH Sarabun New"/>
        </w:rPr>
        <w:tab/>
        <w:tab/>
      </w:r>
      <w:r>
        <w:rPr>
          <w:rFonts w:ascii="TH Sarabun New" w:eastAsia="TH Sarabun New" w:hAnsi="TH Sarabun New" w:cs="TH Sarabun New"/>
          <w:sz w:val="28"/>
          <w:szCs w:val="28"/>
        </w:rPr>
        <w:t xml:space="preserve">3.3.4 สามารถดูสถิติการใช้งาน เช่น จำนวนสัตว์ที่ถูกรายงาน และจำนวนที่ได้รับการรับเลี้ยง</w:t>
      </w:r>
    </w:p>
    <w:p w14:paraId="77118480" w14:textId="5A009B00" w:rsidR="05F8D1C2" w:rsidRPr="00115B9F" w:rsidRDefault="7F3ED2C5" w:rsidP="05F8D1C2">
      <w:pPr>
        <w:spacing w:after="0"/>
      </w:pPr>
      <w:r>
        <w:br w:type="page"/>
      </w:r>
    </w:p>
    <w:p w14:paraId="7A1AA21A" w14:textId="77777777" w:rsidR="00776E86" w:rsidRPr="005B6FBD" w:rsidRDefault="00776E86" w:rsidP="00776E86">
      <w:pPr>
        <w:spacing w:after="0"/>
        <w:rPr>
          <w:rFonts w:ascii="TH Sarabun New" w:eastAsia="TH Sarabun New" w:hAnsi="TH Sarabun New" w:cs="TH Sarabun New"/>
          <w:b/>
          <w:bCs/>
          <w:sz w:val="32"/>
          <w:szCs w:val="32"/>
        </w:rPr>
      </w:pPr>
      <w:r>
        <w:rPr>
          <w:rFonts w:ascii="TH Sarabun New" w:eastAsia="TH Sarabun New" w:hAnsi="TH Sarabun New" w:cs="TH Sarabun New" w:hint="cs"/>
          <w:b/>
          <w:bCs/>
          <w:sz w:val="32"/>
          <w:szCs w:val="32"/>
          <w:cs/>
        </w:rPr>
        <w:lastRenderedPageBreak/>
        <w:t xml:space="preserve">4.ทบทวนวรรณกรรม </w:t>
      </w:r>
      <w:r>
        <w:rPr>
          <w:rFonts w:ascii="TH Sarabun New" w:eastAsia="TH Sarabun New" w:hAnsi="TH Sarabun New" w:cs="TH Sarabun New"/>
          <w:b/>
          <w:bCs/>
          <w:sz w:val="32"/>
          <w:szCs w:val="32"/>
        </w:rPr>
        <w:t>(Literature Review)</w:t>
      </w:r>
    </w:p>
    <w:p w14:paraId="6AC9BD8C" w14:textId="6E1A4E99" w:rsidR="00776E86" w:rsidRDefault="00776E86" w:rsidP="00776E86">
      <w:pPr>
        <w:spacing w:after="0"/>
        <w:ind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การพัฒนาโครงงานระบบแพลตฟอร์มสำหรับการจัดการสัตว์จรจัด โดยมีฟังก์ชันการแจ้งเหตุ การประสานงานกับหน่วยงานท้องถิ่น และการแนะนำการรับเลี้ยง จำเป็นต้องอาศัยแนวคิดและเทคโนโลยีที่เกี่ยวข้องหลายด้าน ทั้งด้านระบบสารสนเทศ ปัญญาประดิษฐ์ และการให้บริการเชิงพื้นที่ โดยสามารถแบ่งการทบทวนวรรณกรรมออกเป็นหัวข้อดังนี้</w:t>
      </w:r>
    </w:p>
    <w:p w14:paraId="587998AC" w14:textId="77777777" w:rsidR="00776E86" w:rsidRDefault="00776E86" w:rsidP="00363FED">
      <w:pPr>
        <w:spacing w:after="0"/>
        <w:ind w:firstLine="720"/>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4.1</w:t>
      </w:r>
      <w:r>
        <w:rPr>
          <w:rFonts w:ascii="TH Sarabun New" w:eastAsia="TH Sarabun New" w:hAnsi="TH Sarabun New" w:cs="TH Sarabun New"/>
          <w:b/>
          <w:bCs/>
          <w:sz w:val="28"/>
          <w:szCs w:val="28"/>
          <w:cs/>
        </w:rPr>
        <w:t>ปัญหาสัตว์จรจัดเป็นปัญหาที่พบได้ทั่วไปในสังคม</w:t>
      </w:r>
      <w:r>
        <w:rPr>
          <w:rFonts w:ascii="TH Sarabun New" w:eastAsia="TH Sarabun New" w:hAnsi="TH Sarabun New" w:cs="TH Sarabun New"/>
          <w:sz w:val="28"/>
          <w:szCs w:val="28"/>
          <w:cs/>
        </w:rPr>
        <w:t xml:space="preserve"> </w:t>
      </w:r>
    </w:p>
    <w:p w14:paraId="4BE2DF37" w14:textId="77777777" w:rsidR="00776E86" w:rsidRPr="00C411BF"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โดยแนวทางการจัดการที่มีประสิทธิภาพมักประกอบด้วยการแจ้งเหตุ การจับและนำสัตว์ไปดูแลในสถานที่ที่เหมาะสม เช่น ศูนย์พักพิงสัตว์ หรือสถานที่ของหน่วยงานท้องถิ่น เช่น องค์การบริหารส่วนตำบล (อบต.) หรือเทศบาล เพื่อป้องกันอันตรายที่อาจเกิดขึ้นต่อทั้งสัตว์และประชาชน</w:t>
      </w:r>
    </w:p>
    <w:p w14:paraId="599A2DED" w14:textId="77777777" w:rsidR="00776E86" w:rsidRPr="00C411BF"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นอกจากนี้ การเปิดโอกาสให้ประชาชนสามารถมีส่วนร่วมในการแจ้งข้อมูลสัตว์จรจัด และการส่งเสริมการรับเลี้ยงสัตว์จากศูนย์พักพิง ถือเป็นแนวทางสำคัญในการลดจำนวนสัตว์จรจัดอย่างยั่งยืน</w:t>
      </w:r>
    </w:p>
    <w:p w14:paraId="53004435" w14:textId="772685F3" w:rsidR="00F92052" w:rsidRDefault="002D6D57" w:rsidP="00710FDE">
      <w:pPr>
        <w:spacing w:after="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rPr>
        <w:drawing>
          <wp:inline distT="0" distB="0" distL="0" distR="0" wp14:anchorId="1BEDAB13" wp14:editId="54025659">
            <wp:extent cx="3955724" cy="2225040"/>
            <wp:effectExtent l="0" t="0" r="6985" b="3810"/>
            <wp:docPr id="1220162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2055" name="Picture 1220162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59547" cy="2227191"/>
                    </a:xfrm>
                    <a:prstGeom prst="rect">
                      <a:avLst/>
                    </a:prstGeom>
                  </pic:spPr>
                </pic:pic>
              </a:graphicData>
            </a:graphic>
          </wp:inline>
        </w:drawing>
      </w:r>
    </w:p>
    <w:p w14:paraId="6A721FE0" w14:textId="77777777" w:rsidR="00776E86" w:rsidRDefault="00776E86" w:rsidP="00710FDE">
      <w:pPr>
        <w:spacing w:after="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ภาพที่ 1</w:t>
      </w:r>
      <w:r>
        <w:rPr>
          <w:rFonts w:ascii="TH Sarabun New" w:eastAsia="TH Sarabun New" w:hAnsi="TH Sarabun New" w:cs="TH Sarabun New" w:hint="cs"/>
          <w:sz w:val="28"/>
          <w:szCs w:val="28"/>
          <w:cs/>
        </w:rPr>
        <w:t xml:space="preserve"> หมาจรจัดในกรุงเทพมหานคร</w:t>
      </w:r>
    </w:p>
    <w:p w14:paraId="373DB568" w14:textId="77777777" w:rsidR="00776E86" w:rsidRDefault="00776E86" w:rsidP="00776E86">
      <w:pPr>
        <w:spacing w:after="0"/>
        <w:ind w:left="1440" w:firstLine="720"/>
        <w:rPr>
          <w:rFonts w:ascii="TH Sarabun New" w:eastAsia="TH Sarabun New" w:hAnsi="TH Sarabun New" w:cs="TH Sarabun New"/>
          <w:sz w:val="28"/>
          <w:szCs w:val="28"/>
        </w:rPr>
      </w:pPr>
    </w:p>
    <w:p w14:paraId="5565393C" w14:textId="77777777" w:rsidR="00776E86" w:rsidRPr="0035362B" w:rsidRDefault="00776E86" w:rsidP="00363FED">
      <w:pPr>
        <w:spacing w:after="0"/>
        <w:ind w:firstLine="720"/>
        <w:rPr>
          <w:rFonts w:ascii="TH Sarabun New" w:eastAsia="TH Sarabun New" w:hAnsi="TH Sarabun New" w:cs="TH Sarabun New"/>
          <w:b/>
          <w:bCs/>
          <w:sz w:val="28"/>
          <w:szCs w:val="28"/>
        </w:rPr>
      </w:pPr>
      <w:r>
        <w:rPr>
          <w:rFonts w:ascii="TH Sarabun New" w:eastAsia="TH Sarabun New" w:hAnsi="TH Sarabun New" w:cs="TH Sarabun New"/>
          <w:b/>
          <w:bCs/>
          <w:sz w:val="28"/>
          <w:szCs w:val="28"/>
        </w:rPr>
        <w:t xml:space="preserve">4.2 </w:t>
      </w:r>
      <w:r>
        <w:rPr>
          <w:rFonts w:ascii="TH Sarabun New" w:eastAsia="TH Sarabun New" w:hAnsi="TH Sarabun New" w:cs="TH Sarabun New"/>
          <w:b/>
          <w:bCs/>
          <w:sz w:val="28"/>
          <w:szCs w:val="28"/>
          <w:cs/>
        </w:rPr>
        <w:t>ระบบสารสนเทศสำหรับการแจ้งเหตุและประสานงาน</w:t>
      </w:r>
    </w:p>
    <w:p w14:paraId="2751A690" w14:textId="77777777" w:rsidR="00776E86"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ระบบสารสนเทศมีบทบาทสำคัญในการรวบรวมข้อมูลจากผู้ใช้งาน และช่วยให้การประสานงานระหว่างประชาชนและหน่วยงานภาครัฐเป็นไปอย่างมีประสิทธิภาพ โดยระบบสามารถรองรับการแจ้งเหตุผ่านแอปพลิเคชัน พร้อมแนบข้อมูลสำคัญ เช่น รูปภาพ รายละเอียดสัตว์ และตำแหน่งที่พบ</w:t>
      </w:r>
    </w:p>
    <w:p w14:paraId="026FAE25" w14:textId="77777777" w:rsidR="00776E86"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นอกจากนี้ ระบบยังสามารถใช้ในการติดตามสถานะของการช่วยเหลือ เช่น อยู่ระหว่างดำเนินการ จับแล้ว หรือถูกนำไปยังศูนย์พักพิง ซึ่งช่วยเพิ่มความโปร่งใสและความรวดเร็วในการดำเนินงานของหน่วยงานที่เกี่ยวข้อง</w:t>
      </w:r>
    </w:p>
    <w:p w14:paraId="5284D282" w14:textId="77777777" w:rsidR="00363FED" w:rsidRDefault="00363FED" w:rsidP="00776E86">
      <w:pPr>
        <w:spacing w:after="0"/>
        <w:ind w:left="720" w:firstLine="720"/>
        <w:rPr>
          <w:rFonts w:ascii="TH Sarabun New" w:eastAsia="TH Sarabun New" w:hAnsi="TH Sarabun New" w:cs="TH Sarabun New"/>
          <w:sz w:val="28"/>
          <w:szCs w:val="28"/>
        </w:rPr>
      </w:pPr>
    </w:p>
    <w:p w14:paraId="764E6C47" w14:textId="3351BB7E" w:rsidR="00776E86" w:rsidRDefault="00776E86" w:rsidP="00363FED">
      <w:pPr>
        <w:spacing w:after="0"/>
        <w:jc w:val="center"/>
        <w:rPr>
          <w:rFonts w:ascii="TH Sarabun New" w:eastAsia="TH Sarabun New" w:hAnsi="TH Sarabun New" w:cs="TH Sarabun New"/>
          <w:sz w:val="28"/>
          <w:szCs w:val="28"/>
        </w:rPr>
      </w:pPr>
      <w:r>
        <w:rPr>
          <w:noProof/>
        </w:rPr>
        <w:lastRenderedPageBreak/>
        <w:drawing>
          <wp:inline distT="0" distB="0" distL="0" distR="0" wp14:anchorId="25F52630" wp14:editId="765E7895">
            <wp:extent cx="4152900" cy="2265093"/>
            <wp:effectExtent l="0" t="0" r="0" b="0"/>
            <wp:docPr id="1308932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4152900" cy="2265093"/>
                    </a:xfrm>
                    <a:prstGeom prst="rect">
                      <a:avLst/>
                    </a:prstGeom>
                    <a:noFill/>
                    <a:ln>
                      <a:noFill/>
                    </a:ln>
                  </pic:spPr>
                </pic:pic>
              </a:graphicData>
            </a:graphic>
          </wp:inline>
        </w:drawing>
      </w:r>
    </w:p>
    <w:p w14:paraId="5421B8F1" w14:textId="77777777" w:rsidR="00776E86" w:rsidRDefault="00776E86" w:rsidP="00363FED">
      <w:pPr>
        <w:spacing w:after="0"/>
        <w:jc w:val="center"/>
        <w:rPr>
          <w:rFonts w:ascii="TH Sarabun New" w:eastAsia="TH Sarabun New" w:hAnsi="TH Sarabun New" w:cs="TH Sarabun New"/>
          <w:sz w:val="28"/>
          <w:szCs w:val="28"/>
        </w:rPr>
      </w:pPr>
      <w:r>
        <w:rPr>
          <w:rFonts w:ascii="TH Sarabun New" w:eastAsia="TH Sarabun New" w:hAnsi="TH Sarabun New" w:cs="TH Sarabun New"/>
          <w:b/>
          <w:bCs/>
          <w:sz w:val="28"/>
          <w:szCs w:val="28"/>
          <w:cs/>
        </w:rPr>
        <w:t xml:space="preserve">ภาพที่ 2 </w:t>
      </w:r>
      <w:r>
        <w:rPr>
          <w:rFonts w:ascii="TH Sarabun New" w:eastAsia="TH Sarabun New" w:hAnsi="TH Sarabun New" w:cs="TH Sarabun New"/>
          <w:sz w:val="28"/>
          <w:szCs w:val="28"/>
          <w:cs/>
        </w:rPr>
        <w:t>ถ่ายภาพหมาจรจัดเพื่อรายงานให้หน่วยงานที่เกี่ยวข้อง</w:t>
      </w:r>
    </w:p>
    <w:p w14:paraId="2CC0E173" w14:textId="77777777" w:rsidR="00776E86" w:rsidRDefault="00776E86" w:rsidP="00776E86">
      <w:pPr>
        <w:spacing w:after="0"/>
        <w:ind w:left="720" w:firstLine="720"/>
        <w:rPr>
          <w:rFonts w:ascii="TH Sarabun New" w:eastAsia="TH Sarabun New" w:hAnsi="TH Sarabun New" w:cs="TH Sarabun New"/>
          <w:sz w:val="28"/>
          <w:szCs w:val="28"/>
        </w:rPr>
      </w:pPr>
    </w:p>
    <w:p w14:paraId="7E95C1D4" w14:textId="77777777" w:rsidR="00776E86" w:rsidRPr="0035362B" w:rsidRDefault="00776E86" w:rsidP="00363FED">
      <w:pPr>
        <w:spacing w:after="0"/>
        <w:ind w:firstLine="720"/>
        <w:rPr>
          <w:rFonts w:ascii="TH Sarabun New" w:eastAsia="TH Sarabun New" w:hAnsi="TH Sarabun New" w:cs="TH Sarabun New"/>
          <w:b/>
          <w:bCs/>
          <w:sz w:val="28"/>
          <w:szCs w:val="28"/>
        </w:rPr>
      </w:pPr>
      <w:r>
        <w:rPr>
          <w:rFonts w:ascii="TH Sarabun New" w:eastAsia="TH Sarabun New" w:hAnsi="TH Sarabun New" w:cs="TH Sarabun New"/>
          <w:b/>
          <w:bCs/>
          <w:sz w:val="28"/>
          <w:szCs w:val="28"/>
        </w:rPr>
        <w:t xml:space="preserve">4.3 </w:t>
      </w:r>
      <w:r>
        <w:rPr>
          <w:rFonts w:ascii="TH Sarabun New" w:eastAsia="TH Sarabun New" w:hAnsi="TH Sarabun New" w:cs="TH Sarabun New"/>
          <w:b/>
          <w:bCs/>
          <w:sz w:val="28"/>
          <w:szCs w:val="28"/>
          <w:cs/>
        </w:rPr>
        <w:t>เทคโนโลยีปัญญาประดิษฐ์และระบบระบุตำแหน่ง</w:t>
      </w:r>
    </w:p>
    <w:p w14:paraId="5239E60A" w14:textId="77777777" w:rsidR="00776E86" w:rsidRPr="0035362B"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ในการพัฒนาระบบนี้ มีการนำเทคโนโลยีปัญญาประดิษฐ์ (</w:t>
      </w:r>
      <w:r>
        <w:rPr>
          <w:rFonts w:ascii="TH Sarabun New" w:eastAsia="TH Sarabun New" w:hAnsi="TH Sarabun New" w:cs="TH Sarabun New"/>
          <w:sz w:val="28"/>
          <w:szCs w:val="28"/>
        </w:rPr>
        <w:t xml:space="preserve">Artificial Intelligence: AI) </w:t>
      </w:r>
      <w:r>
        <w:rPr>
          <w:rFonts w:ascii="TH Sarabun New" w:eastAsia="TH Sarabun New" w:hAnsi="TH Sarabun New" w:cs="TH Sarabun New"/>
          <w:sz w:val="28"/>
          <w:szCs w:val="28"/>
          <w:cs/>
        </w:rPr>
        <w:t>มาใช้ในการวิเคราะห์ภาพสัตว์ เพื่อช่วยระบุสายพันธุ์ ลักษณะ และพฤติกรรมเบื้องต้นของสัตว์จากภาพถ่าย ซึ่งช่วยให้ข้อมูลมีความถูกต้องและเป็นประโยชน์ต่อผู้ที่สนใจรับเลี้ยง</w:t>
      </w:r>
    </w:p>
    <w:p w14:paraId="3D851915" w14:textId="77777777" w:rsidR="00F901AF" w:rsidRDefault="00776E86" w:rsidP="00794A4C">
      <w:pPr>
        <w:spacing w:after="0"/>
        <w:ind w:left="720" w:firstLine="720"/>
      </w:pPr>
      <w:r>
        <w:rPr>
          <w:rFonts w:ascii="TH Sarabun New" w:eastAsia="TH Sarabun New" w:hAnsi="TH Sarabun New" w:cs="TH Sarabun New"/>
          <w:sz w:val="28"/>
          <w:szCs w:val="28"/>
          <w:cs/>
        </w:rPr>
        <w:t>นอกจากนี้ ยังมีการใช้เทคโนโลยีระบุตำแหน่ง (</w:t>
      </w:r>
      <w:r>
        <w:rPr>
          <w:rFonts w:ascii="TH Sarabun New" w:eastAsia="TH Sarabun New" w:hAnsi="TH Sarabun New" w:cs="TH Sarabun New"/>
          <w:sz w:val="28"/>
          <w:szCs w:val="28"/>
        </w:rPr>
        <w:t xml:space="preserve">Location-Based Service: LBS) </w:t>
      </w:r>
      <w:r>
        <w:rPr>
          <w:rFonts w:ascii="TH Sarabun New" w:eastAsia="TH Sarabun New" w:hAnsi="TH Sarabun New" w:cs="TH Sarabun New"/>
          <w:sz w:val="28"/>
          <w:szCs w:val="28"/>
          <w:cs/>
        </w:rPr>
        <w:t>เพื่อระบุพิกัดของสัตว์ที่ถูกรายงาน รวมถึงตำแหน่งของสถานที่ที่สัตว์ถูกนำไปดูแล เช่น ศูนย์พักพิงหรือสถานที่ของหน่วยงานท้องถิ่น ซึ่งช่วยให้ผู้ใช้งานสามารถค้นหาและเข้าถึงข้อมูลได้สะดวกมากยิ่งขึ้น</w:t>
      </w:r>
    </w:p>
    <w:p w14:paraId="1DB057E9" w14:textId="77777777" w:rsidR="00F901AF" w:rsidRDefault="00F901AF" w:rsidP="00794A4C">
      <w:pPr>
        <w:spacing w:after="0"/>
        <w:ind w:left="720" w:firstLine="720"/>
      </w:pPr>
    </w:p>
    <w:p w14:paraId="54FC7FA6" w14:textId="5BE2DFCE" w:rsidR="00776E86" w:rsidRDefault="00755EB2" w:rsidP="00F901AF">
      <w:pPr>
        <w:spacing w:after="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rPr>
        <w:drawing>
          <wp:inline distT="0" distB="0" distL="0" distR="0" wp14:anchorId="12E7AE15" wp14:editId="12B33338">
            <wp:extent cx="4589163" cy="2505075"/>
            <wp:effectExtent l="0" t="0" r="1905" b="0"/>
            <wp:docPr id="5365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78856" name=""/>
                    <pic:cNvPicPr/>
                  </pic:nvPicPr>
                  <pic:blipFill>
                    <a:blip r:embed="rId10"/>
                    <a:stretch>
                      <a:fillRect/>
                    </a:stretch>
                  </pic:blipFill>
                  <pic:spPr>
                    <a:xfrm>
                      <a:off x="0" y="0"/>
                      <a:ext cx="4589163" cy="2505075"/>
                    </a:xfrm>
                    <a:prstGeom prst="rect">
                      <a:avLst/>
                    </a:prstGeom>
                  </pic:spPr>
                </pic:pic>
              </a:graphicData>
            </a:graphic>
          </wp:inline>
        </w:drawing>
      </w:r>
    </w:p>
    <w:p w14:paraId="42F334D1" w14:textId="26C9ABF2" w:rsidR="00776E86" w:rsidRDefault="00776E86" w:rsidP="51DEA325">
      <w:pPr>
        <w:spacing w:after="0"/>
        <w:jc w:val="center"/>
        <w:rPr>
          <w:rFonts w:ascii="TH Sarabun New" w:eastAsia="TH Sarabun New" w:hAnsi="TH Sarabun New" w:cs="TH Sarabun New"/>
          <w:sz w:val="28"/>
          <w:szCs w:val="28"/>
          <w:cs/>
        </w:rPr>
      </w:pPr>
      <w:r>
        <w:rPr>
          <w:rFonts w:ascii="TH Sarabun New" w:eastAsia="TH Sarabun New" w:hAnsi="TH Sarabun New" w:cs="TH Sarabun New"/>
          <w:b/>
          <w:bCs/>
          <w:sz w:val="28"/>
          <w:szCs w:val="28"/>
          <w:cs/>
        </w:rPr>
        <w:t xml:space="preserve">ภาพที่ </w:t>
      </w:r>
      <w:r>
        <w:rPr>
          <w:rFonts w:ascii="TH Sarabun New" w:eastAsia="TH Sarabun New" w:hAnsi="TH Sarabun New" w:cs="TH Sarabun New" w:hint="cs"/>
          <w:b/>
          <w:bCs/>
          <w:sz w:val="28"/>
          <w:szCs w:val="28"/>
          <w:cs/>
        </w:rPr>
        <w:t>3</w:t>
      </w:r>
      <w:r>
        <w:rPr>
          <w:rFonts w:ascii="TH Sarabun New" w:eastAsia="TH Sarabun New" w:hAnsi="TH Sarabun New" w:cs="TH Sarabun New"/>
          <w:b/>
          <w:bCs/>
          <w:sz w:val="28"/>
          <w:szCs w:val="28"/>
          <w:cs/>
        </w:rPr>
        <w:t xml:space="preserve"> </w:t>
      </w:r>
      <w:r>
        <w:rPr>
          <w:rFonts w:ascii="TH Sarabun New" w:eastAsia="TH Sarabun New" w:hAnsi="TH Sarabun New" w:cs="TH Sarabun New" w:hint="cs"/>
          <w:sz w:val="28"/>
          <w:szCs w:val="28"/>
          <w:cs/>
        </w:rPr>
        <w:t xml:space="preserve">ให้ </w:t>
      </w:r>
      <w:r>
        <w:rPr>
          <w:rFonts w:ascii="TH Sarabun New" w:eastAsia="TH Sarabun New" w:hAnsi="TH Sarabun New" w:cs="TH Sarabun New"/>
          <w:sz w:val="28"/>
          <w:szCs w:val="28"/>
        </w:rPr>
        <w:t xml:space="preserve">Ai </w:t>
      </w:r>
      <w:r>
        <w:rPr>
          <w:rFonts w:ascii="TH Sarabun New" w:eastAsia="TH Sarabun New" w:hAnsi="TH Sarabun New" w:cs="TH Sarabun New" w:hint="cs"/>
          <w:sz w:val="28"/>
          <w:szCs w:val="28"/>
          <w:cs/>
        </w:rPr>
        <w:t xml:space="preserve">ช่วยวิเคราะสายพันธุ์สัตว์ ขนาด ลักษณะนิสัย </w:t>
      </w:r>
    </w:p>
    <w:p w14:paraId="073E0EB8" w14:textId="77777777" w:rsidR="00776E86" w:rsidRDefault="00776E86" w:rsidP="00776E86">
      <w:pPr>
        <w:spacing w:after="0"/>
        <w:ind w:left="720" w:firstLine="720"/>
        <w:rPr>
          <w:rFonts w:ascii="TH Sarabun New" w:eastAsia="TH Sarabun New" w:hAnsi="TH Sarabun New" w:cs="TH Sarabun New"/>
          <w:sz w:val="28"/>
          <w:szCs w:val="28"/>
        </w:rPr>
      </w:pPr>
    </w:p>
    <w:p w14:paraId="5DAC040A" w14:textId="77777777" w:rsidR="00050974" w:rsidRDefault="00050974">
      <w:pPr>
        <w:rPr>
          <w:rFonts w:ascii="TH Sarabun New" w:eastAsia="TH Sarabun New" w:hAnsi="TH Sarabun New" w:cs="TH Sarabun New"/>
          <w:b/>
          <w:bCs/>
          <w:sz w:val="28"/>
          <w:szCs w:val="28"/>
        </w:rPr>
      </w:pPr>
      <w:r>
        <w:rPr>
          <w:rFonts w:ascii="TH Sarabun New" w:eastAsia="TH Sarabun New" w:hAnsi="TH Sarabun New" w:cs="TH Sarabun New"/>
          <w:b/>
          <w:bCs/>
          <w:sz w:val="28"/>
          <w:szCs w:val="28"/>
        </w:rPr>
        <w:br w:type="page"/>
      </w:r>
    </w:p>
    <w:p w14:paraId="72C765AF" w14:textId="4BD5A1C6" w:rsidR="00776E86" w:rsidRDefault="00776E86" w:rsidP="00363FED">
      <w:pPr>
        <w:spacing w:after="0"/>
        <w:ind w:firstLine="720"/>
        <w:rPr>
          <w:rFonts w:ascii="TH Sarabun New" w:eastAsia="TH Sarabun New" w:hAnsi="TH Sarabun New" w:cs="TH Sarabun New"/>
          <w:b/>
          <w:bCs/>
          <w:sz w:val="28"/>
          <w:szCs w:val="28"/>
        </w:rPr>
      </w:pPr>
      <w:r>
        <w:rPr>
          <w:rFonts w:ascii="TH Sarabun New" w:eastAsia="TH Sarabun New" w:hAnsi="TH Sarabun New" w:cs="TH Sarabun New"/>
          <w:b/>
          <w:bCs/>
          <w:sz w:val="28"/>
          <w:szCs w:val="28"/>
        </w:rPr>
        <w:lastRenderedPageBreak/>
        <w:t xml:space="preserve">4.4 </w:t>
      </w:r>
      <w:r>
        <w:rPr>
          <w:rFonts w:ascii="TH Sarabun New" w:eastAsia="TH Sarabun New" w:hAnsi="TH Sarabun New" w:cs="TH Sarabun New"/>
          <w:b/>
          <w:bCs/>
          <w:sz w:val="28"/>
          <w:szCs w:val="28"/>
          <w:cs/>
        </w:rPr>
        <w:t>ระบบแนะนำและแพลตฟอร์มการรับเลี้ยงสัตว์</w:t>
      </w:r>
    </w:p>
    <w:p w14:paraId="6694D74B" w14:textId="77777777" w:rsidR="00776E86" w:rsidRPr="008D24FD"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นอกจากนี้ ระบบยังเปิดโอกาสให้ผู้ใช้งานที่ต้องการรับเลี้ยงสัตว์สามารถระบุความต้องการของตนเองได้ เช่น ลักษณะนิสัยของสัตว์ที่ต้องการ (เช่น ขี้เล่น สงบ หรือเป็นมิตร) ลักษณะการใช้ชีวิตของผู้เลี้ยง รวมถึงสภาพแวดล้อมหรือขนาดพื้นที่อยู่อาศัย เพื่อให้ระบบสามารถนำข้อมูลดังกล่าวไปวิเคราะห์และจับคู่กับสัตว์ที่มีอยู่ในระบบได้อย่างเหมาะสม</w:t>
      </w:r>
    </w:p>
    <w:p w14:paraId="771447A9" w14:textId="77777777" w:rsidR="00776E86" w:rsidRPr="008D24FD"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แนวทางดังกล่าวสอดคล้องกับหลักการของระบบแนะนำ (</w:t>
      </w:r>
      <w:r>
        <w:rPr>
          <w:rFonts w:ascii="TH Sarabun New" w:eastAsia="TH Sarabun New" w:hAnsi="TH Sarabun New" w:cs="TH Sarabun New"/>
          <w:sz w:val="28"/>
          <w:szCs w:val="28"/>
        </w:rPr>
        <w:t xml:space="preserve">Recommendation System) </w:t>
      </w:r>
      <w:r>
        <w:rPr>
          <w:rFonts w:ascii="TH Sarabun New" w:eastAsia="TH Sarabun New" w:hAnsi="TH Sarabun New" w:cs="TH Sarabun New"/>
          <w:sz w:val="28"/>
          <w:szCs w:val="28"/>
          <w:cs/>
        </w:rPr>
        <w:t>ที่ใช้ข้อมูลทั้งจากผู้ใช้งานและรายการที่มีอยู่ในระบบมาวิเคราะห์ร่วมกัน เพื่อเพิ่มความแม่นยำในการแนะนำ และช่วยลดโอกาสในการเลี้ยงดูที่ไม่เหมาะสมหรือการคืนสัตว์ในภายหลัง</w:t>
      </w:r>
    </w:p>
    <w:p w14:paraId="600E226B" w14:textId="77777777" w:rsidR="00776E86" w:rsidRPr="006C4CB3"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แยกการทำงานออกจากกัน เช่น ระบบแจ้งเหตุ ระบบจัดเก็บข้อมูล และระบบรับเลี้ยง ทำให้ขาดความต่อเนื่องในการใช้งาน</w:t>
      </w:r>
    </w:p>
    <w:p w14:paraId="194B3ED0" w14:textId="77777777" w:rsidR="00776E86" w:rsidRDefault="00776E86" w:rsidP="00776E86">
      <w:pPr>
        <w:spacing w:after="0"/>
        <w:ind w:left="720" w:firstLine="720"/>
        <w:rPr>
          <w:rFonts w:ascii="TH Sarabun New" w:eastAsia="TH Sarabun New" w:hAnsi="TH Sarabun New" w:cs="TH Sarabun New"/>
          <w:sz w:val="28"/>
          <w:szCs w:val="28"/>
        </w:rPr>
      </w:pPr>
      <w:r>
        <w:rPr>
          <w:rFonts w:ascii="TH Sarabun New" w:eastAsia="TH Sarabun New" w:hAnsi="TH Sarabun New" w:cs="TH Sarabun New"/>
          <w:sz w:val="28"/>
          <w:szCs w:val="28"/>
          <w:cs/>
        </w:rPr>
        <w:t>ดังนั้น การพัฒนาแพลตฟอร์มที่รวมฟังก์ชันทั้งหมดไว้ในระบบเดียว ตั้งแต่การแจ้งเหตุ การช่วยเหลือ การจัดเก็บข้อมูล ไปจนถึงการแนะนำการรับเลี้ยง จะช่วยเพิ่มประสิทธิภาพในการจัดการสัตว์จรจัดได้อย่างครบวงจร</w:t>
      </w:r>
    </w:p>
    <w:p w14:paraId="08D95FDB" w14:textId="20DA210F" w:rsidR="51DEA325" w:rsidRDefault="51DEA325" w:rsidP="51DEA325">
      <w:pPr>
        <w:spacing w:after="0"/>
        <w:ind w:left="720" w:firstLine="720"/>
        <w:rPr>
          <w:rFonts w:ascii="TH Sarabun New" w:eastAsia="TH Sarabun New" w:hAnsi="TH Sarabun New" w:cs="TH Sarabun New"/>
          <w:sz w:val="28"/>
          <w:szCs w:val="28"/>
        </w:rPr>
      </w:pPr>
    </w:p>
    <w:p w14:paraId="3676ADDF" w14:textId="026B5268" w:rsidR="00776E86" w:rsidRDefault="51DEA325" w:rsidP="51DEA325">
      <w:pPr>
        <w:spacing w:after="0"/>
        <w:rPr>
          <w:rFonts w:ascii="TH Sarabun New" w:eastAsia="TH Sarabun New" w:hAnsi="TH Sarabun New" w:cs="TH Sarabun New"/>
          <w:sz w:val="28"/>
          <w:szCs w:val="28"/>
        </w:rPr>
      </w:pPr>
      <w:r>
        <w:t xml:space="preserve">              </w:t>
      </w:r>
      <w:r>
        <w:rPr>
          <w:noProof/>
        </w:rPr>
        <w:drawing>
          <wp:inline distT="0" distB="0" distL="0" distR="0" wp14:anchorId="652DB685" wp14:editId="6B080113">
            <wp:extent cx="5731510" cy="3128645"/>
            <wp:effectExtent l="0" t="0" r="2540" b="0"/>
            <wp:docPr id="209033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38247" name=""/>
                    <pic:cNvPicPr/>
                  </pic:nvPicPr>
                  <pic:blipFill>
                    <a:blip r:embed="rId11"/>
                    <a:stretch>
                      <a:fillRect/>
                    </a:stretch>
                  </pic:blipFill>
                  <pic:spPr>
                    <a:xfrm>
                      <a:off x="0" y="0"/>
                      <a:ext cx="5731510" cy="3128645"/>
                    </a:xfrm>
                    <a:prstGeom prst="rect">
                      <a:avLst/>
                    </a:prstGeom>
                  </pic:spPr>
                </pic:pic>
              </a:graphicData>
            </a:graphic>
          </wp:inline>
        </w:drawing>
      </w:r>
    </w:p>
    <w:p w14:paraId="763BE46D" w14:textId="6DF87B11" w:rsidR="001462CC" w:rsidRDefault="00776E86" w:rsidP="00612C73">
      <w:pPr>
        <w:spacing w:after="0"/>
        <w:jc w:val="center"/>
        <w:rPr>
          <w:rFonts w:ascii="TH Sarabun New" w:eastAsia="TH Sarabun New" w:hAnsi="TH Sarabun New" w:cs="TH Sarabun New"/>
          <w:sz w:val="28"/>
          <w:szCs w:val="28"/>
        </w:rPr>
      </w:pPr>
      <w:r>
        <w:rPr>
          <w:rFonts w:ascii="TH Sarabun New" w:eastAsia="TH Sarabun New" w:hAnsi="TH Sarabun New" w:cs="TH Sarabun New"/>
          <w:b/>
          <w:bCs/>
          <w:sz w:val="28"/>
          <w:szCs w:val="28"/>
          <w:cs/>
        </w:rPr>
        <w:t xml:space="preserve">ภาพที่ </w:t>
      </w:r>
      <w:r>
        <w:rPr>
          <w:rFonts w:ascii="TH Sarabun New" w:eastAsia="TH Sarabun New" w:hAnsi="TH Sarabun New" w:cs="TH Sarabun New" w:hint="cs"/>
          <w:b/>
          <w:bCs/>
          <w:sz w:val="28"/>
          <w:szCs w:val="28"/>
          <w:cs/>
        </w:rPr>
        <w:t>4</w:t>
      </w:r>
      <w:r>
        <w:rPr>
          <w:rFonts w:ascii="TH Sarabun New" w:eastAsia="TH Sarabun New" w:hAnsi="TH Sarabun New" w:cs="TH Sarabun New"/>
          <w:b/>
          <w:bCs/>
          <w:sz w:val="28"/>
          <w:szCs w:val="28"/>
          <w:cs/>
        </w:rPr>
        <w:t xml:space="preserve"> </w:t>
      </w:r>
      <w:r>
        <w:rPr>
          <w:rFonts w:ascii="TH Sarabun New" w:eastAsia="TH Sarabun New" w:hAnsi="TH Sarabun New" w:cs="TH Sarabun New" w:hint="cs"/>
          <w:sz w:val="28"/>
          <w:szCs w:val="28"/>
          <w:cs/>
        </w:rPr>
        <w:t xml:space="preserve">กรอกลักษณะนิสัยของสัตว์ที่ต้องการ และแสดงสัตว์ที่แนะนำออกมา </w:t>
      </w:r>
    </w:p>
    <w:p w14:paraId="4B434E82" w14:textId="77777777" w:rsidR="00612C73" w:rsidRPr="00612C73" w:rsidRDefault="00612C73" w:rsidP="00612C73">
      <w:pPr>
        <w:spacing w:after="0"/>
        <w:jc w:val="center"/>
        <w:rPr>
          <w:rFonts w:ascii="TH Sarabun New" w:eastAsia="TH Sarabun New" w:hAnsi="TH Sarabun New" w:cs="TH Sarabun New"/>
          <w:sz w:val="28"/>
          <w:szCs w:val="28"/>
        </w:rPr>
      </w:pPr>
    </w:p>
    <w:p w14:paraId="4012BBC9" w14:textId="77777777" w:rsidR="00262C87" w:rsidRDefault="00262C87">
      <w:pPr>
        <w:rPr>
          <w:rFonts w:ascii="TH Sarabun New" w:eastAsia="TH Sarabun New" w:hAnsi="TH Sarabun New" w:cs="TH Sarabun New"/>
          <w:b/>
          <w:bCs/>
          <w:sz w:val="32"/>
          <w:szCs w:val="32"/>
        </w:rPr>
      </w:pPr>
      <w:r>
        <w:rPr>
          <w:rFonts w:ascii="TH Sarabun New" w:eastAsia="TH Sarabun New" w:hAnsi="TH Sarabun New" w:cs="TH Sarabun New"/>
          <w:b/>
          <w:bCs/>
          <w:sz w:val="32"/>
          <w:szCs w:val="32"/>
        </w:rPr>
        <w:br w:type="page"/>
      </w:r>
    </w:p>
    <w:p w14:paraId="51E79BAD" w14:textId="2586450E" w:rsidR="3777407F" w:rsidRPr="004C25C8" w:rsidRDefault="5F112D61" w:rsidP="3AF239AF">
      <w:pPr>
        <w:spacing w:before="240" w:after="240"/>
      </w:pPr>
      <w:r>
        <w:rPr>
          <w:rFonts w:ascii="TH Sarabun New" w:eastAsia="TH Sarabun New" w:hAnsi="TH Sarabun New" w:cs="TH Sarabun New"/>
          <w:b/>
          <w:bCs/>
          <w:sz w:val="32"/>
          <w:szCs w:val="32"/>
        </w:rPr>
        <w:lastRenderedPageBreak/>
        <w:t>5. ระเบียบวิธีวิจัย (Research Methodology)</w:t>
      </w:r>
      <w:r>
        <w:br/>
        <w:tab/>
      </w:r>
      <w:r>
        <w:rPr>
          <w:rFonts w:ascii="TH Sarabun New" w:eastAsia="TH Sarabun New" w:hAnsi="TH Sarabun New" w:cs="TH Sarabun New"/>
          <w:sz w:val="28"/>
          <w:szCs w:val="28"/>
        </w:rPr>
        <w:t>5.1 ตารางแผนงาน (Timeline)</w:t>
      </w:r>
    </w:p>
    <w:tbl>
      <w:tblPr>
        <w:tblStyle w:val="TableGrid"/>
        <w:tblW w:w="9493" w:type="dxa"/>
        <w:tblLook w:val="06A0" w:firstRow="1" w:lastRow="0" w:firstColumn="1" w:lastColumn="0" w:noHBand="1" w:noVBand="1"/>
      </w:tblPr>
      <w:tblGrid>
        <w:gridCol w:w="3722"/>
        <w:gridCol w:w="1093"/>
        <w:gridCol w:w="1129"/>
        <w:gridCol w:w="1139"/>
        <w:gridCol w:w="1134"/>
        <w:gridCol w:w="1276"/>
      </w:tblGrid>
      <w:tr w:rsidR="00D940C2" w14:paraId="3D679065" w14:textId="77777777" w:rsidTr="001462CC">
        <w:trPr>
          <w:trHeight w:val="300"/>
        </w:trPr>
        <w:tc>
          <w:tcPr>
            <w:tcW w:w="3722" w:type="dxa"/>
            <w:vMerge w:val="restart"/>
            <w:vAlign w:val="center"/>
          </w:tcPr>
          <w:p w14:paraId="09003E46" w14:textId="209718A0" w:rsidR="505564C8" w:rsidRDefault="2E9BB9BD" w:rsidP="7D8F444C">
            <w:pPr>
              <w:jc w:val="center"/>
              <w:rPr>
                <w:rFonts w:ascii="TH Sarabun New" w:eastAsia="TH Sarabun New" w:hAnsi="TH Sarabun New" w:cs="TH Sarabun New"/>
                <w:sz w:val="28"/>
                <w:szCs w:val="28"/>
              </w:rPr>
            </w:pPr>
            <w:r>
              <w:br/>
            </w:r>
            <w:r>
              <w:rPr>
                <w:rFonts w:ascii="TH Sarabun New" w:eastAsia="TH Sarabun New" w:hAnsi="TH Sarabun New" w:cs="TH Sarabun New"/>
                <w:sz w:val="28"/>
                <w:szCs w:val="28"/>
              </w:rPr>
              <w:t>ขั้นตอนการดำเนินงาน</w:t>
            </w:r>
            <w:r>
              <w:br/>
            </w:r>
          </w:p>
        </w:tc>
        <w:tc>
          <w:tcPr>
            <w:tcW w:w="5771" w:type="dxa"/>
            <w:gridSpan w:val="5"/>
            <w:vAlign w:val="center"/>
          </w:tcPr>
          <w:p w14:paraId="201EA1EA" w14:textId="46598D5D" w:rsidR="6F559ADC" w:rsidRDefault="2BAD5F50" w:rsidP="68479FE8">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ขั้นตอนการดำเนินงาน ปีการศึกษา 2569</w:t>
            </w:r>
          </w:p>
        </w:tc>
      </w:tr>
      <w:tr w:rsidR="00325D48" w14:paraId="352AD07F" w14:textId="77777777" w:rsidTr="001462CC">
        <w:trPr>
          <w:trHeight w:val="300"/>
        </w:trPr>
        <w:tc>
          <w:tcPr>
            <w:tcW w:w="3722" w:type="dxa"/>
            <w:vMerge/>
          </w:tcPr>
          <w:p w14:paraId="7CC3DDF3" w14:textId="77777777" w:rsidR="00DB353C" w:rsidRDefault="00DB353C">
            <w:pPr>
              <w:rPr>
                <w:rFonts w:ascii="TH Sarabun New" w:eastAsia="TH Sarabun New" w:hAnsi="TH Sarabun New" w:cs="TH Sarabun New"/>
                <w:sz w:val="28"/>
                <w:szCs w:val="28"/>
              </w:rPr>
            </w:pPr>
          </w:p>
        </w:tc>
        <w:tc>
          <w:tcPr>
            <w:tcW w:w="1093" w:type="dxa"/>
            <w:vAlign w:val="center"/>
          </w:tcPr>
          <w:p w14:paraId="5BDF8017" w14:textId="661465BC" w:rsidR="38831DD6" w:rsidRDefault="3CE9B1EC"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มีนาคม</w:t>
            </w:r>
          </w:p>
        </w:tc>
        <w:tc>
          <w:tcPr>
            <w:tcW w:w="1129" w:type="dxa"/>
            <w:vAlign w:val="center"/>
          </w:tcPr>
          <w:p w14:paraId="71D4ED34" w14:textId="0145FBD1" w:rsidR="38831DD6" w:rsidRDefault="744D4014"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เมษายน</w:t>
            </w:r>
          </w:p>
        </w:tc>
        <w:tc>
          <w:tcPr>
            <w:tcW w:w="1139" w:type="dxa"/>
            <w:vAlign w:val="center"/>
          </w:tcPr>
          <w:p w14:paraId="6B0CC714" w14:textId="47C24A56" w:rsidR="38831DD6" w:rsidRDefault="1C6BFACA"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พฤษภาคม</w:t>
            </w:r>
          </w:p>
        </w:tc>
        <w:tc>
          <w:tcPr>
            <w:tcW w:w="1134" w:type="dxa"/>
            <w:vAlign w:val="center"/>
          </w:tcPr>
          <w:p w14:paraId="11A22910" w14:textId="76A5661A" w:rsidR="38831DD6" w:rsidRDefault="018A3EB9"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cs/>
              </w:rPr>
              <w:t>ม</w:t>
            </w:r>
            <w:r>
              <w:rPr>
                <w:rFonts w:ascii="TH Sarabun New" w:eastAsia="TH Sarabun New" w:hAnsi="TH Sarabun New" w:cs="TH Sarabun New" w:hint="cs"/>
                <w:sz w:val="28"/>
                <w:szCs w:val="28"/>
                <w:cs/>
              </w:rPr>
              <w:t>ิ</w:t>
            </w:r>
            <w:r>
              <w:rPr>
                <w:rFonts w:ascii="TH Sarabun New" w:eastAsia="TH Sarabun New" w:hAnsi="TH Sarabun New" w:cs="TH Sarabun New"/>
                <w:sz w:val="28"/>
                <w:szCs w:val="28"/>
              </w:rPr>
              <w:t>ถุนายน</w:t>
            </w:r>
          </w:p>
        </w:tc>
        <w:tc>
          <w:tcPr>
            <w:tcW w:w="1276" w:type="dxa"/>
            <w:vAlign w:val="center"/>
          </w:tcPr>
          <w:p w14:paraId="62EF8F7A" w14:textId="72B14019" w:rsidR="38831DD6" w:rsidRDefault="65D67E9C" w:rsidP="2D682CDD">
            <w:pPr>
              <w:jc w:val="center"/>
              <w:rPr>
                <w:rFonts w:ascii="TH Sarabun New" w:eastAsia="TH Sarabun New" w:hAnsi="TH Sarabun New" w:cs="TH Sarabun New"/>
                <w:sz w:val="28"/>
                <w:szCs w:val="28"/>
              </w:rPr>
            </w:pPr>
            <w:r>
              <w:rPr>
                <w:rFonts w:ascii="TH Sarabun New" w:eastAsia="TH Sarabun New" w:hAnsi="TH Sarabun New" w:cs="TH Sarabun New"/>
                <w:sz w:val="28"/>
                <w:szCs w:val="28"/>
              </w:rPr>
              <w:t>กรกฎาคม</w:t>
            </w:r>
          </w:p>
        </w:tc>
      </w:tr>
      <w:tr w:rsidR="00325D48" w14:paraId="2C18BE73" w14:textId="77777777" w:rsidTr="001462CC">
        <w:trPr>
          <w:trHeight w:val="300"/>
        </w:trPr>
        <w:tc>
          <w:tcPr>
            <w:tcW w:w="3722" w:type="dxa"/>
          </w:tcPr>
          <w:p w14:paraId="3EBC988B" w14:textId="1C0171D2" w:rsidR="26F60612" w:rsidRDefault="6C0228C5" w:rsidP="6499D849">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ค้นคว้าข้อมูลที่เกี่ยวข้อง</w:t>
            </w:r>
          </w:p>
        </w:tc>
        <w:tc>
          <w:tcPr>
            <w:tcW w:w="1093" w:type="dxa"/>
            <w:shd w:val="clear" w:color="auto" w:fill="FFFF00"/>
            <w:vAlign w:val="center"/>
          </w:tcPr>
          <w:p w14:paraId="00A07557" w14:textId="7E964449" w:rsidR="26F60612" w:rsidRPr="00152055" w:rsidRDefault="26F60612" w:rsidP="26F60612">
            <w:pPr>
              <w:jc w:val="center"/>
              <w:rPr>
                <w:rFonts w:ascii="TH Sarabun New" w:eastAsia="TH Sarabun New" w:hAnsi="TH Sarabun New" w:cs="TH Sarabun New"/>
                <w:sz w:val="28"/>
                <w:szCs w:val="28"/>
              </w:rPr>
            </w:pPr>
          </w:p>
        </w:tc>
        <w:tc>
          <w:tcPr>
            <w:tcW w:w="1129" w:type="dxa"/>
            <w:vAlign w:val="center"/>
          </w:tcPr>
          <w:p w14:paraId="43950E5F" w14:textId="372672E9" w:rsidR="26F60612" w:rsidRDefault="26F60612" w:rsidP="26F60612">
            <w:pPr>
              <w:jc w:val="center"/>
              <w:rPr>
                <w:rFonts w:ascii="TH Sarabun New" w:eastAsia="TH Sarabun New" w:hAnsi="TH Sarabun New" w:cs="TH Sarabun New"/>
                <w:sz w:val="28"/>
                <w:szCs w:val="28"/>
              </w:rPr>
            </w:pPr>
          </w:p>
        </w:tc>
        <w:tc>
          <w:tcPr>
            <w:tcW w:w="1139" w:type="dxa"/>
            <w:vAlign w:val="center"/>
          </w:tcPr>
          <w:p w14:paraId="7466FB13" w14:textId="3D00E965" w:rsidR="26F60612" w:rsidRDefault="26F60612" w:rsidP="26F60612">
            <w:pPr>
              <w:jc w:val="center"/>
              <w:rPr>
                <w:rFonts w:ascii="TH Sarabun New" w:eastAsia="TH Sarabun New" w:hAnsi="TH Sarabun New" w:cs="TH Sarabun New"/>
                <w:sz w:val="28"/>
                <w:szCs w:val="28"/>
              </w:rPr>
            </w:pPr>
          </w:p>
        </w:tc>
        <w:tc>
          <w:tcPr>
            <w:tcW w:w="1134" w:type="dxa"/>
            <w:vAlign w:val="center"/>
          </w:tcPr>
          <w:p w14:paraId="4218D7BF" w14:textId="77E9384C" w:rsidR="26F60612" w:rsidRDefault="26F60612" w:rsidP="26F60612">
            <w:pPr>
              <w:jc w:val="center"/>
              <w:rPr>
                <w:rFonts w:ascii="TH Sarabun New" w:eastAsia="TH Sarabun New" w:hAnsi="TH Sarabun New" w:cs="TH Sarabun New"/>
                <w:sz w:val="28"/>
                <w:szCs w:val="28"/>
              </w:rPr>
            </w:pPr>
          </w:p>
        </w:tc>
        <w:tc>
          <w:tcPr>
            <w:tcW w:w="1276" w:type="dxa"/>
            <w:vAlign w:val="center"/>
          </w:tcPr>
          <w:p w14:paraId="331F515A" w14:textId="1973937E" w:rsidR="26F60612" w:rsidRDefault="26F60612" w:rsidP="26F60612">
            <w:pPr>
              <w:jc w:val="center"/>
              <w:rPr>
                <w:rFonts w:ascii="TH Sarabun New" w:eastAsia="TH Sarabun New" w:hAnsi="TH Sarabun New" w:cs="TH Sarabun New"/>
                <w:sz w:val="28"/>
                <w:szCs w:val="28"/>
              </w:rPr>
            </w:pPr>
          </w:p>
        </w:tc>
      </w:tr>
      <w:tr w:rsidR="00325D48" w14:paraId="423255AD" w14:textId="77777777" w:rsidTr="001462CC">
        <w:trPr>
          <w:trHeight w:val="300"/>
        </w:trPr>
        <w:tc>
          <w:tcPr>
            <w:tcW w:w="3722" w:type="dxa"/>
          </w:tcPr>
          <w:p w14:paraId="6E3163AA" w14:textId="19FD0F7C" w:rsidR="5064A2BA" w:rsidRDefault="319825E3" w:rsidP="3BA1D3C7">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ออกแบบแอปพลิเคชัน</w:t>
            </w:r>
          </w:p>
        </w:tc>
        <w:tc>
          <w:tcPr>
            <w:tcW w:w="1093" w:type="dxa"/>
            <w:vAlign w:val="center"/>
          </w:tcPr>
          <w:p w14:paraId="0BFBD336" w14:textId="7A8E33B7" w:rsidR="5064A2BA" w:rsidRDefault="5064A2BA" w:rsidP="5064A2BA">
            <w:pPr>
              <w:jc w:val="center"/>
              <w:rPr>
                <w:rFonts w:ascii="TH Sarabun New" w:eastAsia="TH Sarabun New" w:hAnsi="TH Sarabun New" w:cs="TH Sarabun New"/>
                <w:sz w:val="28"/>
                <w:szCs w:val="28"/>
              </w:rPr>
            </w:pPr>
          </w:p>
        </w:tc>
        <w:tc>
          <w:tcPr>
            <w:tcW w:w="1129" w:type="dxa"/>
            <w:shd w:val="clear" w:color="auto" w:fill="FFFF00"/>
            <w:vAlign w:val="center"/>
          </w:tcPr>
          <w:p w14:paraId="22933B7C" w14:textId="626CF5C8" w:rsidR="5064A2BA" w:rsidRDefault="5064A2BA" w:rsidP="5064A2BA">
            <w:pPr>
              <w:jc w:val="center"/>
              <w:rPr>
                <w:rFonts w:ascii="TH Sarabun New" w:eastAsia="TH Sarabun New" w:hAnsi="TH Sarabun New" w:cs="TH Sarabun New"/>
                <w:sz w:val="28"/>
                <w:szCs w:val="28"/>
                <w:highlight w:val="yellow"/>
              </w:rPr>
            </w:pPr>
          </w:p>
        </w:tc>
        <w:tc>
          <w:tcPr>
            <w:tcW w:w="1139" w:type="dxa"/>
            <w:vAlign w:val="center"/>
          </w:tcPr>
          <w:p w14:paraId="4BDE9942" w14:textId="3ABE8BBA" w:rsidR="5064A2BA" w:rsidRDefault="5064A2BA" w:rsidP="5064A2BA">
            <w:pPr>
              <w:jc w:val="center"/>
              <w:rPr>
                <w:rFonts w:ascii="TH Sarabun New" w:eastAsia="TH Sarabun New" w:hAnsi="TH Sarabun New" w:cs="TH Sarabun New"/>
                <w:sz w:val="28"/>
                <w:szCs w:val="28"/>
              </w:rPr>
            </w:pPr>
          </w:p>
        </w:tc>
        <w:tc>
          <w:tcPr>
            <w:tcW w:w="1134" w:type="dxa"/>
            <w:vAlign w:val="center"/>
          </w:tcPr>
          <w:p w14:paraId="25B42CF1" w14:textId="5D50EAFB" w:rsidR="5064A2BA" w:rsidRDefault="5064A2BA" w:rsidP="5064A2BA">
            <w:pPr>
              <w:jc w:val="center"/>
              <w:rPr>
                <w:rFonts w:ascii="TH Sarabun New" w:eastAsia="TH Sarabun New" w:hAnsi="TH Sarabun New" w:cs="TH Sarabun New"/>
                <w:sz w:val="28"/>
                <w:szCs w:val="28"/>
              </w:rPr>
            </w:pPr>
          </w:p>
        </w:tc>
        <w:tc>
          <w:tcPr>
            <w:tcW w:w="1276" w:type="dxa"/>
            <w:vAlign w:val="center"/>
          </w:tcPr>
          <w:p w14:paraId="16BCF1AA" w14:textId="2750566D" w:rsidR="5064A2BA" w:rsidRDefault="5064A2BA" w:rsidP="5064A2BA">
            <w:pPr>
              <w:jc w:val="center"/>
              <w:rPr>
                <w:rFonts w:ascii="TH Sarabun New" w:eastAsia="TH Sarabun New" w:hAnsi="TH Sarabun New" w:cs="TH Sarabun New"/>
                <w:sz w:val="28"/>
                <w:szCs w:val="28"/>
              </w:rPr>
            </w:pPr>
          </w:p>
        </w:tc>
      </w:tr>
      <w:tr w:rsidR="00325D48" w14:paraId="79881868" w14:textId="77777777" w:rsidTr="001462CC">
        <w:trPr>
          <w:trHeight w:val="300"/>
        </w:trPr>
        <w:tc>
          <w:tcPr>
            <w:tcW w:w="3722" w:type="dxa"/>
          </w:tcPr>
          <w:p w14:paraId="408F1919" w14:textId="23CDCDD5" w:rsidR="5064A2BA" w:rsidRDefault="73364E51" w:rsidP="2FF3A864">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พัฒนาแอปพลิเคชัน</w:t>
            </w:r>
          </w:p>
        </w:tc>
        <w:tc>
          <w:tcPr>
            <w:tcW w:w="1093" w:type="dxa"/>
            <w:vAlign w:val="center"/>
          </w:tcPr>
          <w:p w14:paraId="52284BF8" w14:textId="5B8C73A3" w:rsidR="5064A2BA" w:rsidRDefault="5064A2BA" w:rsidP="5064A2BA">
            <w:pPr>
              <w:jc w:val="center"/>
              <w:rPr>
                <w:rFonts w:ascii="TH Sarabun New" w:eastAsia="TH Sarabun New" w:hAnsi="TH Sarabun New" w:cs="TH Sarabun New"/>
                <w:sz w:val="28"/>
                <w:szCs w:val="28"/>
              </w:rPr>
            </w:pPr>
          </w:p>
        </w:tc>
        <w:tc>
          <w:tcPr>
            <w:tcW w:w="1129" w:type="dxa"/>
            <w:shd w:val="clear" w:color="auto" w:fill="FFFF00"/>
            <w:vAlign w:val="center"/>
          </w:tcPr>
          <w:p w14:paraId="34B05159" w14:textId="73F03768" w:rsidR="5064A2BA" w:rsidRDefault="5064A2BA" w:rsidP="5064A2BA">
            <w:pPr>
              <w:jc w:val="center"/>
              <w:rPr>
                <w:rFonts w:ascii="TH Sarabun New" w:eastAsia="TH Sarabun New" w:hAnsi="TH Sarabun New" w:cs="TH Sarabun New"/>
                <w:sz w:val="28"/>
                <w:szCs w:val="28"/>
                <w:highlight w:val="yellow"/>
              </w:rPr>
            </w:pPr>
          </w:p>
        </w:tc>
        <w:tc>
          <w:tcPr>
            <w:tcW w:w="1139" w:type="dxa"/>
            <w:shd w:val="clear" w:color="auto" w:fill="FFFF00"/>
            <w:vAlign w:val="center"/>
          </w:tcPr>
          <w:p w14:paraId="0B371CE2" w14:textId="5C69B8C1" w:rsidR="5064A2BA" w:rsidRDefault="5064A2BA" w:rsidP="5064A2BA">
            <w:pPr>
              <w:jc w:val="center"/>
              <w:rPr>
                <w:rFonts w:ascii="TH Sarabun New" w:eastAsia="TH Sarabun New" w:hAnsi="TH Sarabun New" w:cs="TH Sarabun New"/>
                <w:sz w:val="28"/>
                <w:szCs w:val="28"/>
                <w:cs/>
              </w:rPr>
            </w:pPr>
          </w:p>
        </w:tc>
        <w:tc>
          <w:tcPr>
            <w:tcW w:w="1134" w:type="dxa"/>
            <w:vAlign w:val="center"/>
          </w:tcPr>
          <w:p w14:paraId="44198E51" w14:textId="0B185EF4" w:rsidR="5064A2BA" w:rsidRDefault="5064A2BA" w:rsidP="5064A2BA">
            <w:pPr>
              <w:jc w:val="center"/>
              <w:rPr>
                <w:rFonts w:ascii="TH Sarabun New" w:eastAsia="TH Sarabun New" w:hAnsi="TH Sarabun New" w:cs="TH Sarabun New"/>
                <w:sz w:val="28"/>
                <w:szCs w:val="28"/>
              </w:rPr>
            </w:pPr>
          </w:p>
        </w:tc>
        <w:tc>
          <w:tcPr>
            <w:tcW w:w="1276" w:type="dxa"/>
            <w:vAlign w:val="center"/>
          </w:tcPr>
          <w:p w14:paraId="542A586F" w14:textId="1CEC63A0" w:rsidR="5064A2BA" w:rsidRDefault="5064A2BA" w:rsidP="5064A2BA">
            <w:pPr>
              <w:jc w:val="center"/>
              <w:rPr>
                <w:rFonts w:ascii="TH Sarabun New" w:eastAsia="TH Sarabun New" w:hAnsi="TH Sarabun New" w:cs="TH Sarabun New"/>
                <w:sz w:val="28"/>
                <w:szCs w:val="28"/>
              </w:rPr>
            </w:pPr>
          </w:p>
        </w:tc>
      </w:tr>
      <w:tr w:rsidR="00325D48" w14:paraId="353955DC" w14:textId="77777777" w:rsidTr="001462CC">
        <w:trPr>
          <w:trHeight w:val="300"/>
        </w:trPr>
        <w:tc>
          <w:tcPr>
            <w:tcW w:w="3722" w:type="dxa"/>
          </w:tcPr>
          <w:p w14:paraId="40138A0F" w14:textId="04137BF3" w:rsidR="5064A2BA" w:rsidRDefault="1FA52315" w:rsidP="663B5485">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ทดสอบและปรับปรุงแอปพลิเคชัน</w:t>
            </w:r>
          </w:p>
        </w:tc>
        <w:tc>
          <w:tcPr>
            <w:tcW w:w="1093" w:type="dxa"/>
            <w:vAlign w:val="center"/>
          </w:tcPr>
          <w:p w14:paraId="2E866E38" w14:textId="0744E4D9" w:rsidR="5064A2BA" w:rsidRDefault="5064A2BA" w:rsidP="5064A2BA">
            <w:pPr>
              <w:jc w:val="center"/>
              <w:rPr>
                <w:rFonts w:ascii="TH Sarabun New" w:eastAsia="TH Sarabun New" w:hAnsi="TH Sarabun New" w:cs="TH Sarabun New"/>
                <w:sz w:val="28"/>
                <w:szCs w:val="28"/>
              </w:rPr>
            </w:pPr>
          </w:p>
        </w:tc>
        <w:tc>
          <w:tcPr>
            <w:tcW w:w="1129" w:type="dxa"/>
            <w:vAlign w:val="center"/>
          </w:tcPr>
          <w:p w14:paraId="4A8AF36D" w14:textId="69C8D1AD" w:rsidR="5064A2BA" w:rsidRDefault="5064A2BA" w:rsidP="5064A2BA">
            <w:pPr>
              <w:jc w:val="center"/>
              <w:rPr>
                <w:rFonts w:ascii="TH Sarabun New" w:eastAsia="TH Sarabun New" w:hAnsi="TH Sarabun New" w:cs="TH Sarabun New"/>
                <w:sz w:val="28"/>
                <w:szCs w:val="28"/>
              </w:rPr>
            </w:pPr>
          </w:p>
        </w:tc>
        <w:tc>
          <w:tcPr>
            <w:tcW w:w="1139" w:type="dxa"/>
            <w:shd w:val="clear" w:color="auto" w:fill="FFFF00"/>
            <w:vAlign w:val="center"/>
          </w:tcPr>
          <w:p w14:paraId="7743BD12" w14:textId="48411DD2" w:rsidR="5064A2BA" w:rsidRDefault="5064A2BA" w:rsidP="5064A2BA">
            <w:pPr>
              <w:jc w:val="center"/>
              <w:rPr>
                <w:rFonts w:ascii="TH Sarabun New" w:eastAsia="TH Sarabun New" w:hAnsi="TH Sarabun New" w:cs="TH Sarabun New"/>
                <w:sz w:val="28"/>
                <w:szCs w:val="28"/>
              </w:rPr>
            </w:pPr>
          </w:p>
        </w:tc>
        <w:tc>
          <w:tcPr>
            <w:tcW w:w="1134" w:type="dxa"/>
            <w:shd w:val="clear" w:color="auto" w:fill="FFFF00"/>
            <w:vAlign w:val="center"/>
          </w:tcPr>
          <w:p w14:paraId="2B75B6DD" w14:textId="5EA45CAC" w:rsidR="5064A2BA" w:rsidRDefault="5064A2BA" w:rsidP="5064A2BA">
            <w:pPr>
              <w:jc w:val="center"/>
              <w:rPr>
                <w:rFonts w:ascii="TH Sarabun New" w:eastAsia="TH Sarabun New" w:hAnsi="TH Sarabun New" w:cs="TH Sarabun New"/>
                <w:sz w:val="28"/>
                <w:szCs w:val="28"/>
              </w:rPr>
            </w:pPr>
          </w:p>
        </w:tc>
        <w:tc>
          <w:tcPr>
            <w:tcW w:w="1276" w:type="dxa"/>
            <w:vAlign w:val="center"/>
          </w:tcPr>
          <w:p w14:paraId="7FC365C2" w14:textId="6F1246A0" w:rsidR="5064A2BA" w:rsidRDefault="5064A2BA" w:rsidP="5064A2BA">
            <w:pPr>
              <w:jc w:val="center"/>
              <w:rPr>
                <w:rFonts w:ascii="TH Sarabun New" w:eastAsia="TH Sarabun New" w:hAnsi="TH Sarabun New" w:cs="TH Sarabun New"/>
                <w:sz w:val="28"/>
                <w:szCs w:val="28"/>
              </w:rPr>
            </w:pPr>
          </w:p>
        </w:tc>
      </w:tr>
      <w:tr w:rsidR="00325D48" w14:paraId="5CF45E44" w14:textId="77777777" w:rsidTr="00CB6879">
        <w:trPr>
          <w:trHeight w:val="300"/>
        </w:trPr>
        <w:tc>
          <w:tcPr>
            <w:tcW w:w="3722" w:type="dxa"/>
          </w:tcPr>
          <w:p w14:paraId="3055B4CA" w14:textId="3FE602FF" w:rsidR="065B54E7" w:rsidRDefault="01A4D3D5" w:rsidP="0485E0D0">
            <w:pPr>
              <w:pStyle w:val="ListParagraph"/>
              <w:numPr>
                <w:ilvl w:val="0"/>
                <w:numId w:val="13"/>
              </w:numPr>
              <w:rPr>
                <w:rFonts w:ascii="TH Sarabun New" w:eastAsia="TH Sarabun New" w:hAnsi="TH Sarabun New" w:cs="TH Sarabun New"/>
                <w:sz w:val="28"/>
                <w:szCs w:val="28"/>
              </w:rPr>
            </w:pPr>
            <w:r>
              <w:rPr>
                <w:rFonts w:ascii="TH Sarabun New" w:eastAsia="TH Sarabun New" w:hAnsi="TH Sarabun New" w:cs="TH Sarabun New"/>
                <w:sz w:val="28"/>
                <w:szCs w:val="28"/>
              </w:rPr>
              <w:t>จัดทำเอกสารของแอปพลิเคชัน</w:t>
            </w:r>
          </w:p>
        </w:tc>
        <w:tc>
          <w:tcPr>
            <w:tcW w:w="1093" w:type="dxa"/>
            <w:vAlign w:val="center"/>
          </w:tcPr>
          <w:p w14:paraId="2FD62DF5" w14:textId="24AEF5BF" w:rsidR="065B54E7" w:rsidRDefault="065B54E7" w:rsidP="065B54E7">
            <w:pPr>
              <w:jc w:val="center"/>
              <w:rPr>
                <w:rFonts w:ascii="TH Sarabun New" w:eastAsia="TH Sarabun New" w:hAnsi="TH Sarabun New" w:cs="TH Sarabun New"/>
                <w:sz w:val="28"/>
                <w:szCs w:val="28"/>
              </w:rPr>
            </w:pPr>
          </w:p>
        </w:tc>
        <w:tc>
          <w:tcPr>
            <w:tcW w:w="1129" w:type="dxa"/>
            <w:vAlign w:val="center"/>
          </w:tcPr>
          <w:p w14:paraId="4DA06904" w14:textId="196FC580" w:rsidR="065B54E7" w:rsidRDefault="065B54E7" w:rsidP="065B54E7">
            <w:pPr>
              <w:jc w:val="center"/>
              <w:rPr>
                <w:rFonts w:ascii="TH Sarabun New" w:eastAsia="TH Sarabun New" w:hAnsi="TH Sarabun New" w:cs="TH Sarabun New"/>
                <w:sz w:val="28"/>
                <w:szCs w:val="28"/>
              </w:rPr>
            </w:pPr>
          </w:p>
        </w:tc>
        <w:tc>
          <w:tcPr>
            <w:tcW w:w="1139" w:type="dxa"/>
            <w:vAlign w:val="center"/>
          </w:tcPr>
          <w:p w14:paraId="278E945D" w14:textId="167DE2F3" w:rsidR="065B54E7" w:rsidRDefault="065B54E7" w:rsidP="065B54E7">
            <w:pPr>
              <w:jc w:val="center"/>
              <w:rPr>
                <w:rFonts w:ascii="TH Sarabun New" w:eastAsia="TH Sarabun New" w:hAnsi="TH Sarabun New" w:cs="TH Sarabun New"/>
                <w:sz w:val="28"/>
                <w:szCs w:val="28"/>
              </w:rPr>
            </w:pPr>
          </w:p>
        </w:tc>
        <w:tc>
          <w:tcPr>
            <w:tcW w:w="1134" w:type="dxa"/>
            <w:shd w:val="clear" w:color="auto" w:fill="FFFF00"/>
            <w:vAlign w:val="center"/>
          </w:tcPr>
          <w:p w14:paraId="2821CAC5" w14:textId="54FF14C7" w:rsidR="065B54E7" w:rsidRPr="001D3DEC" w:rsidRDefault="065B54E7" w:rsidP="065B54E7">
            <w:pPr>
              <w:jc w:val="center"/>
              <w:rPr>
                <w:rFonts w:ascii="TH Sarabun New" w:eastAsia="TH Sarabun New" w:hAnsi="TH Sarabun New" w:cs="TH Sarabun New"/>
                <w:sz w:val="28"/>
                <w:szCs w:val="28"/>
              </w:rPr>
            </w:pPr>
          </w:p>
        </w:tc>
        <w:tc>
          <w:tcPr>
            <w:tcW w:w="1276" w:type="dxa"/>
            <w:shd w:val="clear" w:color="auto" w:fill="FFFF00"/>
            <w:vAlign w:val="center"/>
          </w:tcPr>
          <w:p w14:paraId="0B7A0B90" w14:textId="73DA4A01" w:rsidR="065B54E7" w:rsidRDefault="065B54E7" w:rsidP="065B54E7">
            <w:pPr>
              <w:jc w:val="center"/>
              <w:rPr>
                <w:rFonts w:ascii="TH Sarabun New" w:eastAsia="TH Sarabun New" w:hAnsi="TH Sarabun New" w:cs="TH Sarabun New"/>
                <w:sz w:val="28"/>
                <w:szCs w:val="28"/>
              </w:rPr>
            </w:pPr>
          </w:p>
        </w:tc>
      </w:tr>
    </w:tbl>
    <w:p w14:paraId="530F2244" w14:textId="42F523D0" w:rsidR="00000000" w:rsidRDefault="00000000">
      <w:pPr>
        <w:spacing w:before="240" w:after="240"/>
        <w:ind w:left="720"/>
        <w:rPr>
          <w:rFonts w:ascii="TH Sarabun New" w:eastAsia="TH Sarabun New" w:hAnsi="TH Sarabun New" w:cs="TH Sarabun New"/>
          <w:sz w:val="28"/>
          <w:szCs w:val="28"/>
          <w:cs/>
        </w:rPr>
      </w:pPr>
      <w:r>
        <w:br/>
      </w:r>
      <w:r>
        <w:rPr>
          <w:rFonts w:ascii="TH Sarabun New" w:eastAsia="TH Sarabun New" w:hAnsi="TH Sarabun New" w:cs="TH Sarabun New" w:hint="cs"/>
          <w:sz w:val="28"/>
          <w:szCs w:val="28"/>
          <w:cs/>
        </w:rPr>
        <w:t xml:space="preserve">5.2 เครื่องมือที่ใช้ในการพัฒนาแอปพลิเคชัน</w:t>
      </w:r>
      <w:r>
        <w:br/>
      </w:r>
      <w:r>
        <w:rPr>
          <w:rFonts w:ascii="TH Sarabun New" w:eastAsia="TH Sarabun New" w:hAnsi="TH Sarabun New" w:cs="TH Sarabun New" w:hint="cs"/>
          <w:sz w:val="28"/>
          <w:szCs w:val="28"/>
          <w:cs/>
        </w:rPr>
        <w:t xml:space="preserve">5.2.1 React และ Vite</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 Library และ Build Tool หลักสำหรับพัฒนาส่วนติดต่อผู้ใช้งาน (Frontend) แบบเว็บแอปพลิเคชัน โดยใช้ภาษา JavaScript (JSX) ช่วยให้พัฒนาและแสดงผลหน้าเว็บได้รวดเร็ว</w:t>
      </w:r>
      <w:r>
        <w:br/>
      </w:r>
      <w:r>
        <w:rPr>
          <w:rFonts w:ascii="TH Sarabun New" w:eastAsia="TH Sarabun New" w:hAnsi="TH Sarabun New" w:cs="TH Sarabun New" w:hint="cs"/>
          <w:sz w:val="28"/>
          <w:szCs w:val="28"/>
          <w:cs/>
        </w:rPr>
        <w:t xml:space="preserve">5.2.2 Capacitor</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เป็นเครื่องมือสำหรับห่อหุ้ม (Wrap) เว็บแอปพลิเคชันที่พัฒนาด้วย React ให้สามารถติดตั้งและใช้งานได้บนอุปกรณ์มือถือทั้งระบบปฏิบัติการ Android และ iOS จากโค้ดชุดเดียวกัน</w:t>
      </w:r>
      <w:r>
        <w:br/>
      </w:r>
      <w:r>
        <w:rPr>
          <w:rFonts w:ascii="TH Sarabun New" w:eastAsia="TH Sarabun New" w:hAnsi="TH Sarabun New" w:cs="TH Sarabun New" w:hint="cs"/>
          <w:sz w:val="28"/>
          <w:szCs w:val="28"/>
          <w:cs/>
        </w:rPr>
        <w:t xml:space="preserve">5.2.3 Supabase</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 Backend-as-a-Service ที่ใช้เป็นฐานข้อมูล (PostgreSQL) ระบบยืนยันตัวตนผู้ใช้งาน (Authentication) และพื้นที่จัดเก็บรูปภาพ (Storage) สำหรับรูปสัตว์ที่ผู้ใช้งานแจ้งเข้ามา</w:t>
      </w:r>
      <w:r>
        <w:br/>
      </w:r>
      <w:r>
        <w:rPr>
          <w:rFonts w:ascii="TH Sarabun New" w:eastAsia="TH Sarabun New" w:hAnsi="TH Sarabun New" w:cs="TH Sarabun New" w:hint="cs"/>
          <w:sz w:val="28"/>
          <w:szCs w:val="28"/>
          <w:cs/>
        </w:rPr>
        <w:t xml:space="preserve">5.2.4 Google Colaboratory, TensorFlow และ Keras</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ใช้สำหรับฝึกสอนโมเดลปัญญาประดิษฐ์ (Model Training) โดยประยุกต์ใช้เทคนิค Transfer Learning จากสถาปัตยกรรม EfficientNetB0 เพื่อจำแนกสายพันธุ์สัตว์จากภาพถ่าย</w:t>
      </w:r>
      <w:r>
        <w:br/>
      </w:r>
      <w:r>
        <w:rPr>
          <w:rFonts w:ascii="TH Sarabun New" w:eastAsia="TH Sarabun New" w:hAnsi="TH Sarabun New" w:cs="TH Sarabun New" w:hint="cs"/>
          <w:sz w:val="28"/>
          <w:szCs w:val="28"/>
          <w:cs/>
        </w:rPr>
        <w:t xml:space="preserve">5.2.5 FastAPI และ ONNX Runtime</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ใช้พัฒนา API สำหรับให้บริการโมเดล AI (Model Serving) โดยแปลงโมเดลที่ฝึกสอนแล้วจากรูปแบบ Keras เป็น ONNX เพื่อให้ประมวลผลได้รวดเร็วและใช้ทรัพยากรน้อยลง เหมาะสำหรับ deploy บนเซิร์ฟเวอร์ที่มีทรัพยากรจำกัด</w:t>
      </w:r>
      <w:r>
        <w:br/>
      </w:r>
      <w:r>
        <w:rPr>
          <w:rFonts w:ascii="TH Sarabun New" w:eastAsia="TH Sarabun New" w:hAnsi="TH Sarabun New" w:cs="TH Sarabun New" w:hint="cs"/>
          <w:sz w:val="28"/>
          <w:szCs w:val="28"/>
          <w:cs/>
        </w:rPr>
        <w:t xml:space="preserve">5.2.6 Render</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เป็นแพลตฟอร์มสำหรับ deploy ทั้งเว็บแอปพลิเคชันและเซิร์ฟเวอร์ AI ให้สามารถเข้าถึงได้ผ่านอินเทอร์เน็ต</w:t>
      </w:r>
      <w:r>
        <w:br/>
      </w:r>
      <w:r>
        <w:rPr>
          <w:rFonts w:ascii="TH Sarabun New" w:eastAsia="TH Sarabun New" w:hAnsi="TH Sarabun New" w:cs="TH Sarabun New" w:hint="cs"/>
          <w:sz w:val="28"/>
          <w:szCs w:val="28"/>
          <w:cs/>
        </w:rPr>
        <w:t xml:space="preserve">5.2.7 Figma</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เป็นเครื่องมือออกแบบ UI/UX สำหรับสร้าง Prototype ก่อนพัฒนาจริง</w:t>
      </w:r>
      <w:r>
        <w:br/>
      </w:r>
      <w:r>
        <w:rPr>
          <w:rFonts w:ascii="TH Sarabun New" w:eastAsia="TH Sarabun New" w:hAnsi="TH Sarabun New" w:cs="TH Sarabun New" w:hint="cs"/>
          <w:sz w:val="28"/>
          <w:szCs w:val="28"/>
          <w:cs/>
        </w:rPr>
        <w:t xml:space="preserve">5.2.8 GitHub</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เป็นแพลตฟอร์มสำหรับจัดการโค้ดและ Version Control ร่วมกันระหว่างสมาชิกในทีม</w:t>
      </w:r>
    </w:p>
    <w:p w14:paraId="394EFC16" w14:textId="4BCF7E95" w:rsidR="00C33093" w:rsidRDefault="5F112D61" w:rsidP="00C33093">
      <w:pPr>
        <w:spacing w:before="240" w:after="240"/>
        <w:ind w:left="720"/>
      </w:pPr>
      <w:r>
        <w:rPr>
          <w:rFonts w:ascii="TH Sarabun New" w:eastAsia="TH Sarabun New" w:hAnsi="TH Sarabun New" w:cs="TH Sarabun New"/>
          <w:sz w:val="28"/>
          <w:szCs w:val="28"/>
        </w:rPr>
        <w:t>5.3 การเก็บรวบรวมข้อมูล (Data Collection)</w:t>
      </w:r>
      <w:r>
        <w:br/>
        <w:tab/>
      </w:r>
      <w:r>
        <w:rPr>
          <w:rFonts w:ascii="TH Sarabun New" w:eastAsia="TH Sarabun New" w:hAnsi="TH Sarabun New" w:cs="TH Sarabun New"/>
          <w:sz w:val="28"/>
          <w:szCs w:val="28"/>
        </w:rPr>
        <w:t xml:space="preserve">รวบรวมข้อมูลโดยการสัมภาษณ์กลุ่มเป้าหมาย 3 กลุ่ม ได้แก่ ผู้รับเลี้ยงสัตว์, กลุ่มอาสาสมัครช่วยเหลือสัตว์ และตัวแทน Shelter อย่างน้อยกลุ่มละ 5 คน เพื่อรวบรวม User Requirements อย่างครบถ้วน นอกจากนี้ยังศึกษาเอกสารวิจัยที่เกี่ยวข้องกับ Recommendation System และ Image Classification สำหรับสัตว์ รวมถึงทดสอบ Google ML Kit กับภาพสัตว์จรจัดในบริบทไทยเพื่อประเมินความแม่นยำเบื้องต้น</w:t>
      </w:r>
    </w:p>
    <w:p w14:paraId="5FB85101" w14:textId="77777777" w:rsidR="002459F2" w:rsidRDefault="51DEA325" w:rsidP="00130C3D">
      <w:pPr>
        <w:spacing w:before="240" w:after="240"/>
        <w:ind w:left="720"/>
        <w:rPr>
          <w:rFonts w:ascii="TH Sarabun New" w:eastAsia="TH Sarabun New" w:hAnsi="TH Sarabun New" w:cs="TH Sarabun New"/>
          <w:sz w:val="28"/>
          <w:szCs w:val="28"/>
        </w:rPr>
      </w:pPr>
      <w:r>
        <w:rPr>
          <w:rFonts w:ascii="TH Sarabun New" w:eastAsia="TH Sarabun New" w:hAnsi="TH Sarabun New" w:cs="TH Sarabun New"/>
          <w:sz w:val="28"/>
          <w:szCs w:val="28"/>
        </w:rPr>
        <w:lastRenderedPageBreak/>
        <w:t>5.4 การวิเคราะห์และออกแบบระบบ (System Analysis &amp; Design)</w:t>
      </w:r>
      <w:r>
        <w:br/>
        <w:tab/>
      </w:r>
      <w:r>
        <w:rPr>
          <w:rFonts w:ascii="TH Sarabun New" w:eastAsia="TH Sarabun New" w:hAnsi="TH Sarabun New" w:cs="TH Sarabun New"/>
          <w:sz w:val="28"/>
          <w:szCs w:val="28"/>
        </w:rPr>
        <w:t xml:space="preserve">5.4.1 </w:t>
      </w:r>
      <w:r>
        <w:rPr>
          <w:rFonts w:ascii="TH Sarabun New" w:eastAsia="TH Sarabun New" w:hAnsi="TH Sarabun New" w:cs="TH Sarabun New"/>
          <w:sz w:val="28"/>
          <w:szCs w:val="28"/>
          <w:cs/>
        </w:rPr>
        <w:t>การวิเคราะห์</w:t>
      </w:r>
      <w:r>
        <w:rPr>
          <w:rFonts w:ascii="TH Sarabun New" w:eastAsia="TH Sarabun New" w:hAnsi="TH Sarabun New" w:cs="TH Sarabun New"/>
          <w:sz w:val="28"/>
          <w:szCs w:val="28"/>
        </w:rPr>
        <w:t xml:space="preserve">ระบบ (System Analysis)</w:t>
        <w:br/>
        <w:tab/>
        <w:tab/>
        <w:t xml:space="preserve">- </w:t>
      </w:r>
      <w:r>
        <w:rPr>
          <w:rFonts w:ascii="TH Sarabun New" w:eastAsia="TH Sarabun New" w:hAnsi="TH Sarabun New" w:cs="TH Sarabun New"/>
          <w:sz w:val="28"/>
          <w:szCs w:val="28"/>
          <w:cs/>
        </w:rPr>
        <w:t>ความต้องการของระบบ</w:t>
      </w:r>
      <w:r>
        <w:rPr>
          <w:rFonts w:ascii="TH Sarabun New" w:eastAsia="TH Sarabun New" w:hAnsi="TH Sarabun New" w:cs="TH Sarabun New"/>
          <w:sz w:val="28"/>
          <w:szCs w:val="28"/>
        </w:rPr>
        <w:t xml:space="preserve"> (System Requirement)</w:t>
      </w:r>
    </w:p>
    <w:p w14:paraId="645295E2" w14:textId="7C88A54E" w:rsidR="00D04866" w:rsidRPr="00D04866" w:rsidRDefault="00D04866" w:rsidP="00130C3D">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 xml:space="preserve">ระบบสามารถใช้งานได้อย่างเสถียร </w:t>
      </w:r>
    </w:p>
    <w:p w14:paraId="75E0E886" w14:textId="6071B2E4" w:rsidR="007019B7" w:rsidRPr="00852F5A" w:rsidRDefault="007019B7" w:rsidP="00D04866">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ระบบสามารถวิเคราะสายพันธุ์สัตว์ได้</w:t>
      </w:r>
    </w:p>
    <w:p w14:paraId="5FE51CB0" w14:textId="0D02E718" w:rsidR="002459F2" w:rsidRPr="002459F2" w:rsidRDefault="00831C5C"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ระบบสามารถระบุตำแหน่งที่อยู่ได้อย่างแม่นยำ</w:t>
      </w:r>
    </w:p>
    <w:p w14:paraId="7E8A06F6" w14:textId="77777777" w:rsidR="007270FE" w:rsidRPr="007270FE" w:rsidRDefault="00C8043B"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hAnsi="TH Sarabun New" w:cs="TH Sarabun New" w:hint="cs"/>
          <w:sz w:val="28"/>
          <w:szCs w:val="28"/>
          <w:cs/>
        </w:rPr>
        <w:t>ระบบสามารถวิเคราะสัตว์เลี้ยงที่ตรงตามความต้องการได้</w:t>
      </w:r>
    </w:p>
    <w:p w14:paraId="73C9DC11" w14:textId="6DEC6CC2" w:rsidR="00580B8B" w:rsidRPr="007270FE" w:rsidRDefault="00580B8B"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eastAsia="TH Sarabun New" w:hAnsi="TH Sarabun New" w:cs="TH Sarabun New" w:hint="cs"/>
          <w:sz w:val="28"/>
          <w:szCs w:val="28"/>
          <w:cs/>
        </w:rPr>
        <w:t>ระบบสามารถติดตามสถานะการแจ้งสัตว์จรได้</w:t>
      </w:r>
    </w:p>
    <w:p w14:paraId="7F061FE5" w14:textId="1FF430CC" w:rsidR="00D04866" w:rsidRPr="00D04866" w:rsidRDefault="007270FE" w:rsidP="002459F2">
      <w:pPr>
        <w:pStyle w:val="ListParagraph"/>
        <w:numPr>
          <w:ilvl w:val="0"/>
          <w:numId w:val="18"/>
        </w:numPr>
        <w:spacing w:before="240" w:after="240"/>
        <w:rPr>
          <w:rFonts w:ascii="TH Sarabun New" w:eastAsia="TH Sarabun New" w:hAnsi="TH Sarabun New" w:cs="TH Sarabun New"/>
          <w:sz w:val="28"/>
          <w:szCs w:val="28"/>
        </w:rPr>
      </w:pPr>
      <w:r>
        <w:rPr>
          <w:rFonts w:ascii="TH Sarabun New" w:hAnsi="TH Sarabun New" w:cs="TH Sarabun New" w:hint="cs"/>
          <w:sz w:val="28"/>
          <w:szCs w:val="28"/>
          <w:cs/>
        </w:rPr>
        <w:t xml:space="preserve">ผู้ใช้สามารถเข้าสู่ระบบด้วย </w:t>
      </w:r>
      <w:r>
        <w:rPr>
          <w:rFonts w:ascii="TH Sarabun New" w:hAnsi="TH Sarabun New" w:cs="TH Sarabun New"/>
          <w:sz w:val="28"/>
          <w:szCs w:val="28"/>
        </w:rPr>
        <w:t>Gmail</w:t>
      </w:r>
      <w:r>
        <w:rPr>
          <w:rFonts w:ascii="TH Sarabun New" w:hAnsi="TH Sarabun New" w:cs="TH Sarabun New" w:hint="cs"/>
          <w:sz w:val="28"/>
          <w:szCs w:val="28"/>
          <w:cs/>
        </w:rPr>
        <w:t xml:space="preserve"> ได้โดยง่าย</w:t>
      </w:r>
      <w:r>
        <w:br/>
        <w:br/>
      </w:r>
    </w:p>
    <w:p w14:paraId="3C8FF1E8" w14:textId="77777777" w:rsidR="0093035A" w:rsidRDefault="0093035A">
      <w:pPr>
        <w:rPr>
          <w:rFonts w:ascii="TH Sarabun New" w:eastAsia="TH Sarabun New" w:hAnsi="TH Sarabun New" w:cs="TH Sarabun New"/>
          <w:sz w:val="28"/>
          <w:szCs w:val="28"/>
        </w:rPr>
      </w:pPr>
      <w:r>
        <w:rPr>
          <w:rFonts w:ascii="TH Sarabun New" w:eastAsia="TH Sarabun New" w:hAnsi="TH Sarabun New" w:cs="TH Sarabun New"/>
          <w:sz w:val="28"/>
          <w:szCs w:val="28"/>
        </w:rPr>
        <w:br w:type="page"/>
      </w:r>
    </w:p>
    <w:p w14:paraId="791BBF02" w14:textId="1E3A9100" w:rsidR="00612C73" w:rsidRPr="002459F2" w:rsidRDefault="002459F2" w:rsidP="00D04866">
      <w:pPr>
        <w:spacing w:before="240" w:after="240"/>
        <w:ind w:left="1440" w:firstLine="720"/>
        <w:rPr>
          <w:rFonts w:ascii="TH Sarabun New" w:eastAsia="TH Sarabun New" w:hAnsi="TH Sarabun New" w:cs="TH Sarabun New"/>
          <w:sz w:val="28"/>
          <w:szCs w:val="28"/>
        </w:rPr>
      </w:pPr>
      <w:r>
        <w:rPr>
          <w:rFonts w:ascii="TH Sarabun New" w:eastAsia="TH Sarabun New" w:hAnsi="TH Sarabun New" w:cs="TH Sarabun New"/>
          <w:sz w:val="28"/>
          <w:szCs w:val="28"/>
        </w:rPr>
        <w:lastRenderedPageBreak/>
        <w:br/>
        <w:t xml:space="preserve">5.4.1.1 </w:t>
      </w:r>
      <w:r>
        <w:rPr>
          <w:rFonts w:ascii="TH Sarabun New" w:eastAsia="TH Sarabun New" w:hAnsi="TH Sarabun New" w:cs="TH Sarabun New"/>
          <w:sz w:val="28"/>
          <w:szCs w:val="28"/>
          <w:cs/>
        </w:rPr>
        <w:t xml:space="preserve">ออกแบบ </w:t>
      </w:r>
      <w:r>
        <w:rPr>
          <w:rFonts w:ascii="TH Sarabun New" w:eastAsia="TH Sarabun New" w:hAnsi="TH Sarabun New" w:cs="TH Sarabun New"/>
          <w:sz w:val="28"/>
          <w:szCs w:val="28"/>
        </w:rPr>
        <w:t xml:space="preserve">UI/UX </w:t>
      </w:r>
      <w:r>
        <w:rPr>
          <w:rFonts w:ascii="TH Sarabun New" w:eastAsia="TH Sarabun New" w:hAnsi="TH Sarabun New" w:cs="TH Sarabun New"/>
          <w:sz w:val="28"/>
          <w:szCs w:val="28"/>
          <w:cs/>
        </w:rPr>
        <w:t xml:space="preserve">โดยใช้เครื่องมือ </w:t>
      </w:r>
      <w:r>
        <w:rPr>
          <w:rFonts w:ascii="TH Sarabun New" w:eastAsia="TH Sarabun New" w:hAnsi="TH Sarabun New" w:cs="TH Sarabun New"/>
          <w:sz w:val="28"/>
          <w:szCs w:val="28"/>
        </w:rPr>
        <w:t>Figma</w:t>
      </w:r>
      <w:r>
        <w:br/>
      </w:r>
    </w:p>
    <w:p w14:paraId="4CDB3CE6" w14:textId="1671ED08" w:rsidR="004156EE" w:rsidRDefault="51DEA325" w:rsidP="00612C73">
      <w:pPr>
        <w:spacing w:before="240" w:after="240"/>
        <w:jc w:val="center"/>
        <w:rPr>
          <w:rFonts w:ascii="TH Sarabun New" w:eastAsia="TH Sarabun New" w:hAnsi="TH Sarabun New" w:cs="TH Sarabun New"/>
          <w:sz w:val="28"/>
          <w:szCs w:val="28"/>
        </w:rPr>
      </w:pPr>
      <w:r>
        <w:rPr>
          <w:noProof/>
        </w:rPr>
        <w:drawing>
          <wp:inline distT="0" distB="0" distL="0" distR="0" wp14:anchorId="4FB91082" wp14:editId="55F98C59">
            <wp:extent cx="2693777" cy="5276850"/>
            <wp:effectExtent l="0" t="0" r="0" b="0"/>
            <wp:docPr id="119137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5736" name=""/>
                    <pic:cNvPicPr/>
                  </pic:nvPicPr>
                  <pic:blipFill>
                    <a:blip r:embed="rId12"/>
                    <a:stretch>
                      <a:fillRect/>
                    </a:stretch>
                  </pic:blipFill>
                  <pic:spPr>
                    <a:xfrm>
                      <a:off x="0" y="0"/>
                      <a:ext cx="2699920" cy="5288884"/>
                    </a:xfrm>
                    <a:prstGeom prst="rect">
                      <a:avLst/>
                    </a:prstGeom>
                  </pic:spPr>
                </pic:pic>
              </a:graphicData>
            </a:graphic>
          </wp:inline>
        </w:drawing>
      </w:r>
    </w:p>
    <w:p w14:paraId="4A56536B" w14:textId="59450125" w:rsidR="004156EE" w:rsidRDefault="004156EE" w:rsidP="0052540E">
      <w:pPr>
        <w:spacing w:before="240" w:after="240"/>
        <w:jc w:val="center"/>
        <w:rPr>
          <w:rFonts w:ascii="TH Sarabun New" w:eastAsia="TH Sarabun New" w:hAnsi="TH Sarabun New" w:cs="TH Sarabun New"/>
          <w:b/>
          <w:bCs/>
          <w:sz w:val="28"/>
          <w:szCs w:val="28"/>
        </w:rPr>
      </w:pPr>
      <w:r>
        <w:rPr>
          <w:rFonts w:ascii="TH Sarabun New" w:eastAsia="TH Sarabun New" w:hAnsi="TH Sarabun New" w:cs="TH Sarabun New" w:hint="cs"/>
          <w:b/>
          <w:bCs/>
          <w:sz w:val="28"/>
          <w:szCs w:val="28"/>
          <w:cs/>
        </w:rPr>
        <w:t xml:space="preserve">ภาพที่ 5</w:t>
      </w:r>
      <w:r>
        <w:rPr>
          <w:rFonts w:ascii="TH Sarabun New" w:eastAsia="TH Sarabun New" w:hAnsi="TH Sarabun New" w:cs="TH Sarabun New" w:hint="cs"/>
          <w:sz w:val="28"/>
          <w:szCs w:val="28"/>
          <w:cs/>
        </w:rPr>
        <w:t xml:space="preserve"> หน้า </w:t>
      </w:r>
      <w:r>
        <w:rPr>
          <w:rFonts w:ascii="TH Sarabun New" w:eastAsia="TH Sarabun New" w:hAnsi="TH Sarabun New" w:cs="TH Sarabun New"/>
          <w:sz w:val="28"/>
          <w:szCs w:val="28"/>
        </w:rPr>
        <w:t xml:space="preserve">Login </w:t>
      </w:r>
      <w:r>
        <w:rPr>
          <w:rFonts w:ascii="TH Sarabun New" w:eastAsia="TH Sarabun New" w:hAnsi="TH Sarabun New" w:cs="TH Sarabun New" w:hint="cs"/>
          <w:sz w:val="28"/>
          <w:szCs w:val="28"/>
          <w:cs/>
        </w:rPr>
        <w:t xml:space="preserve">เข้าสู่ระบบด้วย </w:t>
      </w:r>
      <w:r>
        <w:rPr>
          <w:rFonts w:ascii="TH Sarabun New" w:eastAsia="TH Sarabun New" w:hAnsi="TH Sarabun New" w:cs="TH Sarabun New"/>
          <w:sz w:val="28"/>
          <w:szCs w:val="28"/>
        </w:rPr>
        <w:t>Gmail</w:t>
      </w:r>
    </w:p>
    <w:p w14:paraId="46A43C1E" w14:textId="77777777" w:rsidR="00612C73" w:rsidRPr="0052540E" w:rsidRDefault="00612C73" w:rsidP="0052540E">
      <w:pPr>
        <w:spacing w:before="240" w:after="240"/>
        <w:jc w:val="center"/>
        <w:rPr>
          <w:rFonts w:ascii="TH Sarabun New" w:eastAsia="TH Sarabun New" w:hAnsi="TH Sarabun New" w:cs="TH Sarabun New"/>
          <w:b/>
          <w:bCs/>
          <w:sz w:val="28"/>
          <w:szCs w:val="28"/>
        </w:rPr>
      </w:pPr>
    </w:p>
    <w:p w14:paraId="7B9D8B13" w14:textId="7F2E0A05" w:rsidR="001F66BD" w:rsidRDefault="001F66BD" w:rsidP="00612C73">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cs/>
        </w:rPr>
        <w:lastRenderedPageBreak/>
        <w:drawing>
          <wp:inline distT="0" distB="0" distL="0" distR="0" wp14:anchorId="7E2B3687" wp14:editId="30EBB18C">
            <wp:extent cx="5321874" cy="4672118"/>
            <wp:effectExtent l="0" t="0" r="0" b="0"/>
            <wp:docPr id="190986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64406" name=""/>
                    <pic:cNvPicPr/>
                  </pic:nvPicPr>
                  <pic:blipFill>
                    <a:blip r:embed="rId13"/>
                    <a:stretch>
                      <a:fillRect/>
                    </a:stretch>
                  </pic:blipFill>
                  <pic:spPr>
                    <a:xfrm>
                      <a:off x="0" y="0"/>
                      <a:ext cx="5363263" cy="4708454"/>
                    </a:xfrm>
                    <a:prstGeom prst="rect">
                      <a:avLst/>
                    </a:prstGeom>
                  </pic:spPr>
                </pic:pic>
              </a:graphicData>
            </a:graphic>
          </wp:inline>
        </w:drawing>
      </w:r>
    </w:p>
    <w:p w14:paraId="1BC169B6" w14:textId="76C59243" w:rsidR="001F66BD" w:rsidRDefault="001F66BD" w:rsidP="0052540E">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6</w:t>
      </w:r>
      <w:r>
        <w:rPr>
          <w:rFonts w:ascii="TH Sarabun New" w:eastAsia="TH Sarabun New" w:hAnsi="TH Sarabun New" w:cs="TH Sarabun New" w:hint="cs"/>
          <w:sz w:val="28"/>
          <w:szCs w:val="28"/>
          <w:cs/>
        </w:rPr>
        <w:t xml:space="preserve"> ตัวเลือกบริการที่ต้องการ</w:t>
      </w:r>
    </w:p>
    <w:p w14:paraId="41CB2ACC" w14:textId="5D0CF6E7" w:rsidR="00057451" w:rsidRDefault="00057451" w:rsidP="0098368D">
      <w:pPr>
        <w:spacing w:before="240" w:after="240"/>
        <w:jc w:val="center"/>
        <w:rPr>
          <w:rFonts w:ascii="TH Sarabun New" w:eastAsia="TH Sarabun New" w:hAnsi="TH Sarabun New" w:cs="TH Sarabun New"/>
          <w:sz w:val="28"/>
          <w:szCs w:val="28"/>
        </w:rPr>
      </w:pPr>
      <w:r>
        <w:rPr>
          <w:noProof/>
        </w:rPr>
        <w:lastRenderedPageBreak/>
        <w:drawing>
          <wp:inline distT="0" distB="0" distL="0" distR="0" wp14:anchorId="3AE98D9F" wp14:editId="3A02B10E">
            <wp:extent cx="2673046" cy="5210175"/>
            <wp:effectExtent l="0" t="0" r="0" b="0"/>
            <wp:docPr id="9520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841" name=""/>
                    <pic:cNvPicPr/>
                  </pic:nvPicPr>
                  <pic:blipFill>
                    <a:blip r:embed="rId14"/>
                    <a:stretch>
                      <a:fillRect/>
                    </a:stretch>
                  </pic:blipFill>
                  <pic:spPr>
                    <a:xfrm>
                      <a:off x="0" y="0"/>
                      <a:ext cx="2683967" cy="5231462"/>
                    </a:xfrm>
                    <a:prstGeom prst="rect">
                      <a:avLst/>
                    </a:prstGeom>
                  </pic:spPr>
                </pic:pic>
              </a:graphicData>
            </a:graphic>
          </wp:inline>
        </w:drawing>
      </w:r>
    </w:p>
    <w:p w14:paraId="09B4DDB9" w14:textId="66B86EC4" w:rsidR="00057451" w:rsidRDefault="00057451" w:rsidP="0098368D">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7</w:t>
      </w:r>
      <w:r>
        <w:rPr>
          <w:rFonts w:ascii="TH Sarabun New" w:eastAsia="TH Sarabun New" w:hAnsi="TH Sarabun New" w:cs="TH Sarabun New" w:hint="cs"/>
          <w:sz w:val="28"/>
          <w:szCs w:val="28"/>
          <w:cs/>
        </w:rPr>
        <w:t xml:space="preserve"> แจ้งสัตว์จรที่พบ</w:t>
      </w:r>
    </w:p>
    <w:p w14:paraId="05697470" w14:textId="77777777" w:rsidR="0098368D" w:rsidRDefault="0098368D" w:rsidP="0098368D">
      <w:pPr>
        <w:spacing w:before="240" w:after="240"/>
        <w:jc w:val="center"/>
        <w:rPr>
          <w:rFonts w:ascii="TH Sarabun New" w:eastAsia="TH Sarabun New" w:hAnsi="TH Sarabun New" w:cs="TH Sarabun New"/>
          <w:sz w:val="28"/>
          <w:szCs w:val="28"/>
        </w:rPr>
      </w:pPr>
    </w:p>
    <w:p w14:paraId="1B469721" w14:textId="39A49E11" w:rsidR="0045514F" w:rsidRDefault="0045514F" w:rsidP="0098368D">
      <w:pPr>
        <w:spacing w:before="240" w:after="240"/>
        <w:jc w:val="center"/>
        <w:rPr>
          <w:rFonts w:ascii="TH Sarabun New" w:eastAsia="TH Sarabun New" w:hAnsi="TH Sarabun New" w:cs="TH Sarabun New"/>
          <w:sz w:val="28"/>
          <w:szCs w:val="28"/>
        </w:rPr>
      </w:pPr>
      <w:r>
        <w:rPr>
          <w:noProof/>
        </w:rPr>
        <w:lastRenderedPageBreak/>
        <w:drawing>
          <wp:inline distT="0" distB="0" distL="0" distR="0" wp14:anchorId="2841B2A5" wp14:editId="46DEBD45">
            <wp:extent cx="4693580" cy="4519452"/>
            <wp:effectExtent l="0" t="0" r="0" b="0"/>
            <wp:docPr id="48264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49399" name=""/>
                    <pic:cNvPicPr/>
                  </pic:nvPicPr>
                  <pic:blipFill>
                    <a:blip r:embed="rId15"/>
                    <a:stretch>
                      <a:fillRect/>
                    </a:stretch>
                  </pic:blipFill>
                  <pic:spPr>
                    <a:xfrm>
                      <a:off x="0" y="0"/>
                      <a:ext cx="4700736" cy="4526343"/>
                    </a:xfrm>
                    <a:prstGeom prst="rect">
                      <a:avLst/>
                    </a:prstGeom>
                  </pic:spPr>
                </pic:pic>
              </a:graphicData>
            </a:graphic>
          </wp:inline>
        </w:drawing>
      </w:r>
    </w:p>
    <w:p w14:paraId="5ACF0881" w14:textId="221B90EF" w:rsidR="0045514F" w:rsidRDefault="0045514F" w:rsidP="0098368D">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8</w:t>
      </w:r>
      <w:r>
        <w:rPr>
          <w:rFonts w:ascii="TH Sarabun New" w:eastAsia="TH Sarabun New" w:hAnsi="TH Sarabun New" w:cs="TH Sarabun New" w:hint="cs"/>
          <w:sz w:val="28"/>
          <w:szCs w:val="28"/>
          <w:cs/>
        </w:rPr>
        <w:t xml:space="preserve"> กรอกลักษณะนิสัยสัตว์ที่ต้องการ และทำการวิเคราะห์</w:t>
      </w:r>
    </w:p>
    <w:p w14:paraId="7D5B6D17" w14:textId="77777777" w:rsidR="0098368D" w:rsidRDefault="0098368D" w:rsidP="0098368D">
      <w:pPr>
        <w:spacing w:before="240" w:after="240"/>
        <w:jc w:val="center"/>
        <w:rPr>
          <w:rFonts w:ascii="TH Sarabun New" w:eastAsia="TH Sarabun New" w:hAnsi="TH Sarabun New" w:cs="TH Sarabun New"/>
          <w:sz w:val="28"/>
          <w:szCs w:val="28"/>
        </w:rPr>
      </w:pPr>
    </w:p>
    <w:p w14:paraId="26623F5F" w14:textId="698B5342" w:rsidR="00B85414" w:rsidRDefault="00B85414" w:rsidP="0098368D">
      <w:pPr>
        <w:spacing w:before="240" w:after="240" w:line="259" w:lineRule="auto"/>
        <w:jc w:val="center"/>
        <w:rPr>
          <w:rFonts w:ascii="TH Sarabun New" w:eastAsia="TH Sarabun New" w:hAnsi="TH Sarabun New" w:cs="TH Sarabun New"/>
          <w:sz w:val="28"/>
          <w:szCs w:val="28"/>
        </w:rPr>
      </w:pPr>
      <w:r>
        <w:rPr>
          <w:noProof/>
        </w:rPr>
        <w:lastRenderedPageBreak/>
        <w:drawing>
          <wp:inline distT="0" distB="0" distL="0" distR="0" wp14:anchorId="52D43E68" wp14:editId="5F494E3B">
            <wp:extent cx="4660800" cy="4438650"/>
            <wp:effectExtent l="0" t="0" r="6985" b="0"/>
            <wp:docPr id="120370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02180" name=""/>
                    <pic:cNvPicPr/>
                  </pic:nvPicPr>
                  <pic:blipFill>
                    <a:blip r:embed="rId16"/>
                    <a:srcRect l="175" r="525" b="552"/>
                    <a:stretch>
                      <a:fillRect/>
                    </a:stretch>
                  </pic:blipFill>
                  <pic:spPr>
                    <a:xfrm>
                      <a:off x="0" y="0"/>
                      <a:ext cx="4672795" cy="4450074"/>
                    </a:xfrm>
                    <a:prstGeom prst="rect">
                      <a:avLst/>
                    </a:prstGeom>
                  </pic:spPr>
                </pic:pic>
              </a:graphicData>
            </a:graphic>
          </wp:inline>
        </w:drawing>
      </w:r>
    </w:p>
    <w:p w14:paraId="548209DE" w14:textId="43C8172A" w:rsidR="001F66BD" w:rsidRDefault="00B85414" w:rsidP="0052540E">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9</w:t>
      </w:r>
      <w:r>
        <w:rPr>
          <w:rFonts w:ascii="TH Sarabun New" w:eastAsia="TH Sarabun New" w:hAnsi="TH Sarabun New" w:cs="TH Sarabun New" w:hint="cs"/>
          <w:sz w:val="28"/>
          <w:szCs w:val="28"/>
          <w:cs/>
        </w:rPr>
        <w:t xml:space="preserve"> </w:t>
      </w:r>
      <w:r>
        <w:rPr>
          <w:rFonts w:ascii="TH Sarabun New" w:eastAsia="TH Sarabun New" w:hAnsi="TH Sarabun New" w:cs="TH Sarabun New"/>
          <w:sz w:val="28"/>
          <w:szCs w:val="28"/>
          <w:cs/>
        </w:rPr>
        <w:t>ผล</w:t>
      </w:r>
      <w:r>
        <w:rPr>
          <w:rFonts w:ascii="TH Sarabun New" w:eastAsia="TH Sarabun New" w:hAnsi="TH Sarabun New" w:cs="TH Sarabun New" w:hint="cs"/>
          <w:sz w:val="28"/>
          <w:szCs w:val="28"/>
          <w:cs/>
        </w:rPr>
        <w:t>การค้นหา และข้อมูลการติดต่อเพื่อเข้ารับเลี้ยงสัตว์</w:t>
      </w:r>
    </w:p>
    <w:p w14:paraId="649EFEF2" w14:textId="77777777" w:rsidR="00404089" w:rsidRDefault="00404089" w:rsidP="0052540E">
      <w:pPr>
        <w:spacing w:before="240" w:after="240"/>
        <w:jc w:val="center"/>
        <w:rPr>
          <w:rFonts w:ascii="TH Sarabun New" w:eastAsia="TH Sarabun New" w:hAnsi="TH Sarabun New" w:cs="TH Sarabun New"/>
          <w:sz w:val="28"/>
          <w:szCs w:val="28"/>
        </w:rPr>
      </w:pPr>
    </w:p>
    <w:p w14:paraId="041AD841" w14:textId="46408448" w:rsidR="006A4BC5" w:rsidRDefault="006A4BC5" w:rsidP="00404089">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noProof/>
          <w:sz w:val="28"/>
          <w:szCs w:val="28"/>
          <w:cs/>
        </w:rPr>
        <w:lastRenderedPageBreak/>
        <w:drawing>
          <wp:inline distT="0" distB="0" distL="0" distR="0" wp14:anchorId="7E3AC269" wp14:editId="1893317D">
            <wp:extent cx="3016849" cy="5859256"/>
            <wp:effectExtent l="0" t="0" r="0" b="8255"/>
            <wp:docPr id="156253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1127" name=""/>
                    <pic:cNvPicPr/>
                  </pic:nvPicPr>
                  <pic:blipFill>
                    <a:blip r:embed="rId17"/>
                    <a:stretch>
                      <a:fillRect/>
                    </a:stretch>
                  </pic:blipFill>
                  <pic:spPr>
                    <a:xfrm>
                      <a:off x="0" y="0"/>
                      <a:ext cx="3034126" cy="5892812"/>
                    </a:xfrm>
                    <a:prstGeom prst="rect">
                      <a:avLst/>
                    </a:prstGeom>
                  </pic:spPr>
                </pic:pic>
              </a:graphicData>
            </a:graphic>
          </wp:inline>
        </w:drawing>
      </w:r>
    </w:p>
    <w:p w14:paraId="42DCF395" w14:textId="0C36EF23" w:rsidR="006A4BC5" w:rsidRDefault="006A4BC5" w:rsidP="00404089">
      <w:pPr>
        <w:spacing w:before="240" w:after="240"/>
        <w:jc w:val="center"/>
        <w:rPr>
          <w:rFonts w:ascii="TH Sarabun New" w:eastAsia="TH Sarabun New" w:hAnsi="TH Sarabun New" w:cs="TH Sarabun New"/>
          <w:sz w:val="28"/>
          <w:szCs w:val="28"/>
        </w:rPr>
      </w:pPr>
      <w:r>
        <w:rPr>
          <w:rFonts w:ascii="TH Sarabun New" w:eastAsia="TH Sarabun New" w:hAnsi="TH Sarabun New" w:cs="TH Sarabun New" w:hint="cs"/>
          <w:b/>
          <w:bCs/>
          <w:sz w:val="28"/>
          <w:szCs w:val="28"/>
          <w:cs/>
        </w:rPr>
        <w:t xml:space="preserve">ภาพที่ 10</w:t>
      </w:r>
      <w:r>
        <w:rPr>
          <w:rFonts w:ascii="TH Sarabun New" w:eastAsia="TH Sarabun New" w:hAnsi="TH Sarabun New" w:cs="TH Sarabun New" w:hint="cs"/>
          <w:sz w:val="28"/>
          <w:szCs w:val="28"/>
          <w:cs/>
        </w:rPr>
        <w:t xml:space="preserve"> ติดตามรายงาน สัตว์จรที่แจ้ง</w:t>
      </w:r>
    </w:p>
    <w:p w14:paraId="6C045290" w14:textId="77777777" w:rsidR="00404089" w:rsidRPr="001F66BD" w:rsidRDefault="00404089" w:rsidP="00404089">
      <w:pPr>
        <w:spacing w:before="240" w:after="240"/>
        <w:jc w:val="center"/>
        <w:rPr>
          <w:rFonts w:ascii="TH Sarabun New" w:eastAsia="TH Sarabun New" w:hAnsi="TH Sarabun New" w:cs="TH Sarabun New"/>
          <w:sz w:val="28"/>
          <w:szCs w:val="28"/>
          <w:cs/>
        </w:rPr>
      </w:pPr>
    </w:p>
    <w:p w14:paraId="730ED608" w14:textId="2B083078" w:rsidR="00090856" w:rsidRDefault="00FB5508" w:rsidP="0020604E">
      <w:pPr>
        <w:spacing w:before="240" w:after="240"/>
        <w:ind w:left="1440"/>
        <w:rPr>
          <w:rFonts w:ascii="TH Sarabun New" w:eastAsia="TH Sarabun New" w:hAnsi="TH Sarabun New" w:cs="TH Sarabun New"/>
          <w:sz w:val="28"/>
          <w:szCs w:val="28"/>
        </w:rPr>
      </w:pPr>
      <w:r>
        <w:rPr>
          <w:rFonts w:ascii="TH Sarabun New" w:eastAsia="TH Sarabun New" w:hAnsi="TH Sarabun New" w:cs="TH Sarabun New" w:hint="cs"/>
          <w:sz w:val="28"/>
          <w:szCs w:val="28"/>
          <w:cs/>
        </w:rPr>
        <w:t>5.4.2 การออกแบบระบบ (</w:t>
      </w:r>
      <w:r>
        <w:rPr>
          <w:rFonts w:ascii="TH Sarabun New" w:eastAsia="TH Sarabun New" w:hAnsi="TH Sarabun New" w:cs="TH Sarabun New"/>
          <w:sz w:val="28"/>
          <w:szCs w:val="28"/>
        </w:rPr>
        <w:t>System Design</w:t>
      </w:r>
      <w:r>
        <w:rPr>
          <w:rFonts w:ascii="TH Sarabun New" w:eastAsia="TH Sarabun New" w:hAnsi="TH Sarabun New" w:cs="TH Sarabun New" w:hint="cs"/>
          <w:sz w:val="28"/>
          <w:szCs w:val="28"/>
        </w:rPr>
        <w:t>)</w:t>
      </w:r>
      <w:r>
        <w:rPr>
          <w:rFonts w:ascii="TH Sarabun New" w:eastAsia="TH Sarabun New" w:hAnsi="TH Sarabun New" w:cs="TH Sarabun New"/>
          <w:sz w:val="28"/>
          <w:szCs w:val="28"/>
          <w:cs/>
        </w:rPr>
        <w:br/>
      </w:r>
      <w:r>
        <w:rPr>
          <w:rFonts w:ascii="TH Sarabun New" w:eastAsia="TH Sarabun New" w:hAnsi="TH Sarabun New" w:cs="TH Sarabun New" w:hint="cs"/>
          <w:sz w:val="28"/>
          <w:szCs w:val="28"/>
          <w:cs/>
        </w:rPr>
        <w:t xml:space="preserve"> </w:t>
      </w:r>
      <w:r>
        <w:rPr>
          <w:rFonts w:ascii="TH Sarabun New" w:eastAsia="TH Sarabun New" w:hAnsi="TH Sarabun New" w:cs="TH Sarabun New"/>
          <w:sz w:val="28"/>
          <w:szCs w:val="28"/>
          <w:cs/>
        </w:rPr>
        <w:tab/>
      </w:r>
      <w:r>
        <w:rPr>
          <w:rFonts w:ascii="TH Sarabun New" w:eastAsia="TH Sarabun New" w:hAnsi="TH Sarabun New" w:cs="TH Sarabun New" w:hint="cs"/>
          <w:sz w:val="28"/>
          <w:szCs w:val="28"/>
          <w:cs/>
        </w:rPr>
        <w:t>ออกแบบโครงสร้าง</w:t>
      </w:r>
      <w:r>
        <w:rPr>
          <w:rFonts w:ascii="TH Sarabun New" w:eastAsia="TH Sarabun New" w:hAnsi="TH Sarabun New" w:cs="TH Sarabun New"/>
          <w:sz w:val="28"/>
          <w:szCs w:val="28"/>
          <w:cs/>
        </w:rPr>
        <w:t>แอปพลิเคชัน</w:t>
      </w:r>
      <w:r>
        <w:rPr>
          <w:rFonts w:ascii="TH Sarabun New" w:eastAsia="TH Sarabun New" w:hAnsi="TH Sarabun New" w:cs="TH Sarabun New" w:hint="cs"/>
          <w:sz w:val="28"/>
          <w:szCs w:val="28"/>
          <w:cs/>
        </w:rPr>
        <w:t xml:space="preserve"> รวมถึงการวางแผนทั้ง </w:t>
      </w:r>
      <w:r>
        <w:rPr>
          <w:rFonts w:ascii="TH Sarabun New" w:eastAsia="TH Sarabun New" w:hAnsi="TH Sarabun New" w:cs="TH Sarabun New"/>
          <w:sz w:val="28"/>
          <w:szCs w:val="28"/>
        </w:rPr>
        <w:t xml:space="preserve">Frontend </w:t>
      </w:r>
      <w:r>
        <w:rPr>
          <w:rFonts w:ascii="TH Sarabun New" w:eastAsia="TH Sarabun New" w:hAnsi="TH Sarabun New" w:cs="TH Sarabun New" w:hint="cs"/>
          <w:sz w:val="28"/>
          <w:szCs w:val="28"/>
          <w:cs/>
        </w:rPr>
        <w:t xml:space="preserve">และ </w:t>
      </w:r>
      <w:r>
        <w:rPr>
          <w:rFonts w:ascii="TH Sarabun New" w:eastAsia="TH Sarabun New" w:hAnsi="TH Sarabun New" w:cs="TH Sarabun New"/>
          <w:sz w:val="28"/>
          <w:szCs w:val="28"/>
        </w:rPr>
        <w:t xml:space="preserve">Backend </w:t>
      </w:r>
      <w:r>
        <w:rPr>
          <w:rFonts w:ascii="TH Sarabun New" w:eastAsia="TH Sarabun New" w:hAnsi="TH Sarabun New" w:cs="TH Sarabun New" w:hint="cs"/>
          <w:sz w:val="28"/>
          <w:szCs w:val="28"/>
          <w:cs/>
        </w:rPr>
        <w:t>เพื่อให้สามารถทำงานได้อย่างสมบูรณ์ โดยมีขั้นตอนการออกแบบดังนี้</w:t>
      </w:r>
    </w:p>
    <w:p w14:paraId="681FC53F" w14:textId="0CA721DC" w:rsidR="00000000" w:rsidRDefault="00000000">
      <w:pPr>
        <w:spacing w:before="240" w:after="240"/>
        <w:ind w:left="720"/>
        <w:rPr>
          <w:rFonts w:ascii="TH Sarabun New" w:eastAsia="TH Sarabun New" w:hAnsi="TH Sarabun New" w:cs="TH Sarabun New"/>
          <w:sz w:val="28"/>
          <w:szCs w:val="28"/>
          <w:cs/>
        </w:rPr>
      </w:pPr>
      <w:r>
        <w:br/>
      </w:r>
      <w:r>
        <w:rPr>
          <w:rFonts w:ascii="TH Sarabun New" w:eastAsia="TH Sarabun New" w:hAnsi="TH Sarabun New" w:cs="TH Sarabun New" w:hint="cs"/>
          <w:sz w:val="28"/>
          <w:szCs w:val="28"/>
          <w:cs/>
        </w:rPr>
        <w:t xml:space="preserve">5.5 การพัฒนาระบบ (System Implementation)</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ในการพัฒนาระบบ ภายหลังจากการออกแบบโครงสร้างการทำงานของระบบเรียบร้อยแล้ว ผู้จัดทำได้ดำเนินการพัฒนาแอปพลิเคชันโดยใช้โปรแกรม Visual Studio Code เป็นเครื่องมือในการเขียนโปรแกรม โดยเลือกใช้ภาษา JavaScript ร่วมกับ React และ Vite สำหรับการพัฒนาในส่วนของ Frontend และใช้ Capacitor ในการห่อหุ้มเว็บแอปพลิเคชันให้สามารถติดตั้งใช้งานบนอุปกรณ์มือถือระบบปฏิบัติการ Android ได้ ในส่วนของฐานข้อมูลและการยืนยันตัวตนผู้ใช้งาน ได้เลือกใช้ Supabase ซึ่งเป็น Backend-as-a-Service ที่รองรับฐานข้อมูลแบบ PostgreSQL ระบบ Authentication และพื้นที่จัดเก็บรูปภาพ (Storage) ในตัวเดียวกัน สำหรับโมดูลวิเคราะห์ภาพสัตว์ด้วยปัญญาประดิษฐ์ ได้ฝึกสอนโมเดลด้วย TensorFlow และ Keras บน Google Colaboratory โดยประยุกต์ใช้เทคนิค Transfer Learning จากสถาปัตยกรรม EfficientNetB0 จากนั้นแปลงโมเดลที่ฝึกสอนแล้วเป็นรูปแบบ ONNX และพัฒนา API ด้วย FastAPI ร่วมกับ ONNX Runtime แยกเป็นเซิร์ฟเวอร์ AI ต่างหาก เพื่อให้ประมวลผลได้รวดเร็วและใช้ทรัพยากรน้อย เหมาะสมกับการ deploy บนเซิร์ฟเวอร์ทรัพยากรจำกัดอย่าง Render ทั้งเว็บแอปพลิเคชันหลักและเซิร์ฟเวอร์ AI ถูก deploy แยกกันบน Render และเชื่อมต่อกันผ่าน API สำหรับการออกแบบและตกแต่งหน้าแอปพลิเคชัน ใช้ React Component ร่วมกับ CSS ในการจัดวางองค์ประกอบและกำหนดรูปแบบการแสดงผล เพื่อให้แอปพลิเคชันมีความสวยงามและใช้งานง่าย</w:t>
      </w:r>
    </w:p>
    <w:p w14:paraId="32850C82" w14:textId="69D48D2B" w:rsidR="00000000" w:rsidRDefault="00000000">
      <w:pPr>
        <w:spacing w:before="240" w:after="240"/>
        <w:ind w:left="720"/>
        <w:rPr>
          <w:rFonts w:ascii="TH Sarabun New" w:eastAsia="TH Sarabun New" w:hAnsi="TH Sarabun New" w:cs="TH Sarabun New"/>
          <w:sz w:val="28"/>
          <w:szCs w:val="28"/>
          <w:cs/>
        </w:rPr>
      </w:pPr>
      <w:r>
        <w:rPr>
          <w:rFonts w:ascii="TH Sarabun New" w:eastAsia="TH Sarabun New" w:hAnsi="TH Sarabun New" w:cs="TH Sarabun New" w:hint="cs"/>
          <w:sz w:val="28"/>
          <w:szCs w:val="28"/>
          <w:cs/>
        </w:rPr>
        <w:t xml:space="preserve">5.6 การทดสอบ (Testing and Evaluation)</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ผู้จัดทำทดสอบระบบในหลายระดับ ระดับแรกคือการทดสอบโมเดลปัญญาประดิษฐ์สำหรับจำแนกสายพันธุ์สัตว์ โดยแบ่งชุดข้อมูลออกเป็นชุดฝึกสอน (Train) ชุดตรวจสอบ (Validation) และชุดทดสอบ (Test) ตั้งแต่ต้น แล้ววัดผลด้วยชุดทดสอบที่โมเดลไม่เคยเห็นมาก่อน พร้อมทั้งทดลองปรับสัดส่วนการแบ่งข้อมูลหลายรูปแบบ (60/20/20, 70/15/15 และ 80/10/10) เพื่อเปรียบเทียบและเลือกรุ่นที่ให้ผลลัพธ์ดีที่สุด ระดับที่สองคือการทดสอบการทำงานของ API (/analyze) ที่ให้บริการวิเคราะห์ภาพ โดยส่งภาพสัตว์จริงหลากหลายสายพันธุ์ทั้งสุนัขและแมว รวมถึงภาพที่ไม่ใช่สัตว์ในกลุ่มที่โมเดลรู้จัก เพื่อตรวจสอบว่าระบบสามารถตอบว่า “ไม่สามารถระบุได้” แทนการทายผิดพลาดเมื่อความมั่นใจของผลลัพธ์ต่ำกว่าเกณฑ์ที่กำหนด ระดับที่สามคือการทดสอบความปลอดภัยและความเสถียรของเซิร์ฟเวอร์ AI ได้แก่ การจำกัดโดเมนที่เรียกใช้งานได้ (CORS) และการจำกัดจำนวนครั้งการเรียกใช้งานต่อผู้ใช้ (Rate Limiting) โดยทดสอบเรียก API ซ้ำ ๆ จนเกินจำนวนที่กำหนดเพื่อยืนยันว่าระบบตอบสถานะ 429 ได้ถูกต้องและไม่กระทบผู้ใช้งานคนอื่น และสุดท้ายคือการทดสอบการทำงานร่วมกันของทั้งระบบ (Integration Testing) ตั้งแต่ผู้ใช้งานถ่ายภาพสัตว์ผ่านแอปพลิเคชัน ระบบส่งภาพไปวิเคราะห์ที่เซิร์ฟเวอร์ AI และแสดงผลสายพันธุ์ ขนาด และลักษณะนิสัยกลับมาที่หน้าจอ</w:t>
      </w:r>
    </w:p>
    <w:p w14:paraId="4AED882C" w14:textId="0BA4C1AE" w:rsidR="00000000" w:rsidRDefault="00000000">
      <w:pPr>
        <w:spacing w:before="240" w:after="240"/>
        <w:ind w:left="720"/>
        <w:rPr>
          <w:rFonts w:ascii="TH Sarabun New" w:eastAsia="TH Sarabun New" w:hAnsi="TH Sarabun New" w:cs="TH Sarabun New"/>
          <w:sz w:val="28"/>
          <w:szCs w:val="28"/>
          <w:cs/>
        </w:rPr>
      </w:pPr>
      <w:r>
        <w:rPr>
          <w:rFonts w:ascii="TH Sarabun New" w:eastAsia="TH Sarabun New" w:hAnsi="TH Sarabun New" w:cs="TH Sarabun New" w:hint="cs"/>
          <w:sz w:val="28"/>
          <w:szCs w:val="28"/>
          <w:cs/>
        </w:rPr>
        <w:t xml:space="preserve">5.7 การวิเคราะห์ผล (Data Analysis)</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ผู้จัดทำวิเคราะห์ผลลัพธ์ของโมเดลด้วย Confusion Matrix และ Classification Report เพื่อดูความแม่นยำแยกเป็นรายสายพันธุ์ ไม่ใช่ดูเฉพาะความแม่นยำภาพรวม เนื่องจากพบว่าสายพันธุ์ที่มีจำนวนภาพฝึกสอนน้อย (Minority Class) เช่น ศุภลักษณ์และโกญจา มีความแม่นยำต่ำกว่าสายพันธุ์อื่นอย่างชัดเจน จึงนำเทคนิคทางสถิติและ Machine Learning มาช่วยแก้ปัญหาความไม่สมดุลของข้อมูล (Class Imbalance) ได้แก่ การถ่วงน้ำหนักคลาส (Class Weighting) การสุ่มเพิ่มตัวอย่างของคลาสที่มีข้อมูลน้อย (Oversampling) และ Focal Loss พร้อมทั้งวัดผลด้วย Macro-F1 Score ซึ่งให้น้ำหนักทุกสายพันธุ์เท่ากันแทนที่จะให้น้ำหนักตามจำนวนภาพ เพื่อให้สะท้อนความแม่นยำของสายพันธุ์ที่มีข้อมูลน้อยได้ตรงกว่า Accuracy ทั่วไป นอกจากนี้ยังวิเคราะห์เปรียบเทียบผลลัพธ์ระหว่างรุ่นโมเดลที่ปรับเทคนิคต่างกัน เพื่อพิจารณาจุดแลกเปลี่ยน (Trade-off) ระหว่างความแม่นยำภาพรวมกับความแม่นยำเฉพาะสายพันธุ์ที่อ่อนแอ ก่อนตัดสินใจเลือกรุ่นที่เหมาะสมที่สุดสำหรับใช้งานจริง</w:t>
      </w:r>
    </w:p>
    <w:p w14:paraId="1176D8DA" w14:textId="05FEEFFE" w:rsidR="00000000" w:rsidRDefault="00000000">
      <w:pPr>
        <w:spacing w:before="240" w:after="240"/>
        <w:ind w:left="720"/>
        <w:rPr>
          <w:rFonts w:ascii="TH Sarabun New" w:eastAsia="TH Sarabun New" w:hAnsi="TH Sarabun New" w:cs="TH Sarabun New"/>
          <w:sz w:val="28"/>
          <w:szCs w:val="28"/>
          <w:cs/>
        </w:rPr>
      </w:pPr>
      <w:r>
        <w:rPr>
          <w:rFonts w:ascii="TH Sarabun New" w:eastAsia="TH Sarabun New" w:hAnsi="TH Sarabun New" w:cs="TH Sarabun New" w:hint="cs"/>
          <w:sz w:val="28"/>
          <w:szCs w:val="28"/>
          <w:cs/>
        </w:rPr>
        <w:t xml:space="preserve">5.8 การประเมินผล</w:t>
      </w:r>
      <w:r>
        <w:br/>
      </w:r>
      <w:r>
        <w:rPr>
          <w:rFonts w:ascii="TH Sarabun New" w:eastAsia="TH Sarabun New" w:hAnsi="TH Sarabun New" w:cs="TH Sarabun New" w:hint="cs"/>
          <w:sz w:val="28"/>
          <w:szCs w:val="28"/>
          <w:cs/>
        </w:rPr>
        <w:tab/>
      </w:r>
      <w:r>
        <w:rPr>
          <w:rFonts w:ascii="TH Sarabun New" w:eastAsia="TH Sarabun New" w:hAnsi="TH Sarabun New" w:cs="TH Sarabun New" w:hint="cs"/>
          <w:sz w:val="28"/>
          <w:szCs w:val="28"/>
          <w:cs/>
        </w:rPr>
        <w:t xml:space="preserve">การประเมินผลของระบบใช้ทั้งตัวชี้วัดเชิงปริมาณและการทดสอบใช้งานจริงประกอบกัน ในด้านตัวชี้วัดเชิงปริมาณใช้ Top-1 Accuracy, Top-3 Accuracy และ Macro-F1 Score ที่คำนวณจากชุดข้อมูลทดสอบ (Test Set) เป็นหลัก ในด้านการใช้งานจริงประเมินโดยทดลองอัปโหลดภาพสัตว์จริงหลายสายพันธุ์และหลายมุมถ่ายผ่านหน้าแอปพลิเคชัน เพื่อตรวจสอบว่าผลลัพธ์ยังใช้งานได้ดีนอกเหนือจากชุดข้อมูลทดสอบ และปรับค่าความมั่นใจขั้นต่ำ (Confidence Threshold) ให้เหมาะสมเพื่อลดโอกาสที่ระบบจะทายผิดพลาดเมื่อภาพนั้นไม่ใช่สัตว์ในกลุ่มที่รู้จัก ในด้านความปลอดภัยและความเสถียร ประเมินโดยตรวจสอบว่าการจำกัด CORS และ Rate Limit ทำงานตามที่ออกแบบไว้หลังจาก deploy ขึ้นเซิร์ฟเวอร์จริง และระบบสามารถให้บริการได้อย่างต่อเนื่อง</w:t>
      </w:r>
    </w:p>
    <w:p w14:paraId="14306F2D" w14:textId="700C00FF" w:rsidR="618E73BE" w:rsidRPr="004C25C8" w:rsidRDefault="618E73BE" w:rsidP="618E73BE">
      <w:pPr>
        <w:spacing w:after="0"/>
        <w:rPr>
          <w:rFonts w:ascii="TH Sarabun New" w:eastAsia="TH Sarabun New" w:hAnsi="TH Sarabun New" w:cs="TH Sarabun New"/>
          <w:sz w:val="28"/>
          <w:szCs w:val="28"/>
        </w:rPr>
      </w:pPr>
    </w:p>
    <w:p w14:paraId="4B1A7327" w14:textId="77777777" w:rsidR="00BA01E7" w:rsidRDefault="00BA01E7">
      <w:pPr>
        <w:rPr>
          <w:rFonts w:ascii="TH Sarabun New" w:eastAsia="TH Sarabun New" w:hAnsi="TH Sarabun New" w:cs="TH Sarabun New"/>
          <w:b/>
          <w:bCs/>
          <w:sz w:val="28"/>
          <w:szCs w:val="28"/>
        </w:rPr>
      </w:pPr>
      <w:r>
        <w:rPr>
          <w:rFonts w:ascii="TH Sarabun New" w:eastAsia="TH Sarabun New" w:hAnsi="TH Sarabun New" w:cs="TH Sarabun New"/>
          <w:b/>
          <w:bCs/>
          <w:sz w:val="28"/>
          <w:szCs w:val="28"/>
        </w:rPr>
        <w:br w:type="page"/>
      </w:r>
    </w:p>
    <w:p w14:paraId="3B695048" w14:textId="4D850CA3" w:rsidR="579E3852" w:rsidRPr="00AF6291" w:rsidRDefault="00DB10C5" w:rsidP="7B5D0154">
      <w:pPr>
        <w:spacing w:after="0"/>
        <w:rPr>
          <w:rFonts w:ascii="TH Sarabun New" w:eastAsia="TH Sarabun New" w:hAnsi="TH Sarabun New" w:cs="TH Sarabun New"/>
          <w:b/>
          <w:bCs/>
          <w:sz w:val="32"/>
          <w:szCs w:val="32"/>
        </w:rPr>
      </w:pPr>
      <w:r>
        <w:rPr>
          <w:rFonts w:ascii="TH Sarabun New" w:eastAsia="TH Sarabun New" w:hAnsi="TH Sarabun New" w:cs="TH Sarabun New"/>
          <w:b/>
          <w:bCs/>
          <w:sz w:val="32"/>
          <w:szCs w:val="32"/>
        </w:rPr>
        <w:lastRenderedPageBreak/>
        <w:t>6. ประโยชน์ที่คาดว่าจะได้รับ (Expected Benefits)</w:t>
      </w:r>
    </w:p>
    <w:p w14:paraId="5BF1EFEE" w14:textId="708435F6" w:rsidR="00DF7758" w:rsidRPr="00DD417D" w:rsidRDefault="0019109B" w:rsidP="15940D12">
      <w:pPr>
        <w:spacing w:after="0"/>
        <w:rPr>
          <w:rFonts w:ascii="TH Sarabun New" w:eastAsia="TH Sarabun New" w:hAnsi="TH Sarabun New" w:cs="TH Sarabun New"/>
          <w:sz w:val="28"/>
          <w:szCs w:val="28"/>
        </w:rPr>
      </w:pPr>
      <w:r>
        <w:rPr>
          <w:rFonts w:ascii="TH Sarabun New" w:eastAsia="TH Sarabun New" w:hAnsi="TH Sarabun New" w:cs="TH Sarabun New"/>
          <w:b/>
          <w:bCs/>
          <w:sz w:val="28"/>
          <w:szCs w:val="28"/>
          <w:cs/>
        </w:rPr>
        <w:tab/>
      </w:r>
      <w:r>
        <w:rPr>
          <w:rFonts w:ascii="TH Sarabun New" w:eastAsia="TH Sarabun New" w:hAnsi="TH Sarabun New" w:cs="TH Sarabun New" w:hint="cs"/>
          <w:sz w:val="28"/>
          <w:szCs w:val="28"/>
          <w:cs/>
        </w:rPr>
        <w:t xml:space="preserve">6.1 </w:t>
      </w:r>
      <w:r>
        <w:rPr>
          <w:rFonts w:ascii="TH Sarabun New" w:eastAsia="TH Sarabun New" w:hAnsi="TH Sarabun New" w:cs="TH Sarabun New"/>
          <w:sz w:val="28"/>
          <w:szCs w:val="28"/>
          <w:cs/>
        </w:rPr>
        <w:t>ช่วยให้การแจ้งเหตุและการประสานงานระหว่างประชาชน อาสาสมัคร และหน่วยงานภาครัฐ เช่น องค์การบริหารส่วนตำบลหรือเทศบาล เป็นไปอย่างรวดเร็วและมีประสิทธิภาพมากยิ่งขึ้น</w:t>
        <w:br/>
        <w:tab/>
      </w:r>
      <w:r>
        <w:rPr>
          <w:rFonts w:ascii="TH Sarabun New" w:eastAsia="TH Sarabun New" w:hAnsi="TH Sarabun New" w:cs="TH Sarabun New" w:hint="cs"/>
          <w:sz w:val="28"/>
          <w:szCs w:val="28"/>
          <w:cs/>
        </w:rPr>
        <w:t xml:space="preserve">6.2 </w:t>
      </w:r>
      <w:r>
        <w:rPr>
          <w:rFonts w:ascii="TH Sarabun New" w:eastAsia="TH Sarabun New" w:hAnsi="TH Sarabun New" w:cs="TH Sarabun New"/>
          <w:sz w:val="28"/>
          <w:szCs w:val="28"/>
          <w:cs/>
        </w:rPr>
        <w:t>ช่วยเพิ่มความสะดวกในการติดตามสถานะการช่วยเหลือสัตว์จรจัด ทำให้ผู้ใช้งานสามารถรับรู้ความคืบหน้าได้อย่างโปร่งใส</w:t>
        <w:br/>
        <w:tab/>
      </w:r>
      <w:r>
        <w:rPr>
          <w:rFonts w:ascii="TH Sarabun New" w:eastAsia="TH Sarabun New" w:hAnsi="TH Sarabun New" w:cs="TH Sarabun New" w:hint="cs"/>
          <w:sz w:val="28"/>
          <w:szCs w:val="28"/>
          <w:cs/>
        </w:rPr>
        <w:t>6.3</w:t>
      </w:r>
      <w:r>
        <w:rPr>
          <w:rFonts w:ascii="TH Sarabun New" w:eastAsia="TH Sarabun New" w:hAnsi="TH Sarabun New" w:cs="TH Sarabun New"/>
          <w:sz w:val="28"/>
          <w:szCs w:val="28"/>
        </w:rPr>
        <w:t xml:space="preserve"> </w:t>
      </w:r>
      <w:r>
        <w:rPr>
          <w:rFonts w:ascii="TH Sarabun New" w:eastAsia="TH Sarabun New" w:hAnsi="TH Sarabun New" w:cs="TH Sarabun New"/>
          <w:sz w:val="28"/>
          <w:szCs w:val="28"/>
          <w:cs/>
        </w:rPr>
        <w:t>ช่วยเพิ่มความแม่นยำในการให้ข้อมูลเกี่ยวกับสัตว์ โดยใช้เทคโนโลยีปัญญาประดิษฐ์ในการวิเคราะห์ภาพ เพื่อระบุสายพันธุ์และลักษณะนิสัยเบื้องต้นของสัตว์</w:t>
      </w:r>
      <w:r>
        <w:rPr>
          <w:rFonts w:ascii="TH Sarabun New" w:eastAsia="TH Sarabun New" w:hAnsi="TH Sarabun New" w:cs="TH Sarabun New"/>
          <w:sz w:val="28"/>
          <w:szCs w:val="28"/>
        </w:rPr>
        <w:br/>
        <w:tab/>
        <w:t xml:space="preserve">6.4 </w:t>
      </w:r>
      <w:r>
        <w:rPr>
          <w:rFonts w:ascii="TH Sarabun New" w:eastAsia="TH Sarabun New" w:hAnsi="TH Sarabun New" w:cs="TH Sarabun New" w:hint="cs"/>
          <w:sz w:val="28"/>
          <w:szCs w:val="28"/>
          <w:cs/>
        </w:rPr>
        <w:t>ช่</w:t>
      </w:r>
      <w:r>
        <w:rPr>
          <w:rFonts w:ascii="TH Sarabun New" w:eastAsia="TH Sarabun New" w:hAnsi="TH Sarabun New" w:cs="TH Sarabun New"/>
          <w:sz w:val="28"/>
          <w:szCs w:val="28"/>
          <w:cs/>
        </w:rPr>
        <w:t>วยส่งเสริมการรับเลี้ยงสัตว์อย่างเหมาะสม โดยใช้ระบบแนะนำ (</w:t>
      </w:r>
      <w:r>
        <w:rPr>
          <w:rFonts w:ascii="TH Sarabun New" w:eastAsia="TH Sarabun New" w:hAnsi="TH Sarabun New" w:cs="TH Sarabun New"/>
          <w:sz w:val="28"/>
          <w:szCs w:val="28"/>
        </w:rPr>
        <w:t xml:space="preserve">Recommendation System) </w:t>
      </w:r>
      <w:r>
        <w:rPr>
          <w:rFonts w:ascii="TH Sarabun New" w:eastAsia="TH Sarabun New" w:hAnsi="TH Sarabun New" w:cs="TH Sarabun New"/>
          <w:sz w:val="28"/>
          <w:szCs w:val="28"/>
          <w:cs/>
        </w:rPr>
        <w:t>ในการจับคู่ระหว่างสัตว์และผู้รับเลี้ยงตามความต้องการและลักษณะการใช้ชีวิต</w:t>
      </w:r>
      <w:r>
        <w:rPr>
          <w:rFonts w:ascii="TH Sarabun New" w:eastAsia="TH Sarabun New" w:hAnsi="TH Sarabun New" w:cs="TH Sarabun New"/>
          <w:sz w:val="28"/>
          <w:szCs w:val="28"/>
        </w:rPr>
        <w:br/>
        <w:tab/>
        <w:t xml:space="preserve">6.5 </w:t>
      </w:r>
      <w:r>
        <w:rPr>
          <w:rFonts w:ascii="TH Sarabun New" w:eastAsia="TH Sarabun New" w:hAnsi="TH Sarabun New" w:cs="TH Sarabun New"/>
          <w:sz w:val="28"/>
          <w:szCs w:val="28"/>
          <w:cs/>
        </w:rPr>
        <w:t>ช่วยลดจำนวนสัตว์จรจัดในระยะยาว โดยเพิ่มโอกาสในการหาบ้านใหม่ให้สัตว์และลดการทอดทิ้งซ้ำ</w:t>
      </w:r>
      <w:r>
        <w:rPr>
          <w:rFonts w:ascii="TH Sarabun New" w:eastAsia="TH Sarabun New" w:hAnsi="TH Sarabun New" w:cs="TH Sarabun New"/>
          <w:sz w:val="28"/>
          <w:szCs w:val="28"/>
        </w:rPr>
        <w:br/>
        <w:tab/>
        <w:t xml:space="preserve">6.6 </w:t>
      </w:r>
      <w:r>
        <w:rPr>
          <w:rFonts w:ascii="TH Sarabun New" w:eastAsia="TH Sarabun New" w:hAnsi="TH Sarabun New" w:cs="TH Sarabun New"/>
          <w:sz w:val="28"/>
          <w:szCs w:val="28"/>
          <w:cs/>
        </w:rPr>
        <w:t>ส่งเสริมการมีส่วนร่วมของประชาชนในการช่วยเหลือสัตว์จรจัด และสร้างจิตสำนึกในการเลี้ยงสัตว์อย่างรับผิดชอบ</w:t>
      </w:r>
      <w:r>
        <w:rPr>
          <w:rFonts w:ascii="TH Sarabun New" w:eastAsia="TH Sarabun New" w:hAnsi="TH Sarabun New" w:cs="TH Sarabun New"/>
          <w:sz w:val="28"/>
          <w:szCs w:val="28"/>
        </w:rPr>
        <w:br/>
        <w:tab/>
        <w:t xml:space="preserve">6.7 </w:t>
      </w:r>
      <w:r>
        <w:rPr>
          <w:rFonts w:ascii="TH Sarabun New" w:eastAsia="TH Sarabun New" w:hAnsi="TH Sarabun New" w:cs="TH Sarabun New"/>
          <w:sz w:val="28"/>
          <w:szCs w:val="28"/>
          <w:cs/>
        </w:rPr>
        <w:t>สามารถนำระบบไปต่อยอดหรือประยุกต์ใช้ในหน่วยงานท้องถิ่นอื่น ๆ หรือพัฒนาเป็นแพลตฟอร์มระดับเมือง (</w:t>
      </w:r>
      <w:r>
        <w:rPr>
          <w:rFonts w:ascii="TH Sarabun New" w:eastAsia="TH Sarabun New" w:hAnsi="TH Sarabun New" w:cs="TH Sarabun New"/>
          <w:sz w:val="28"/>
          <w:szCs w:val="28"/>
        </w:rPr>
        <w:t xml:space="preserve">Smart City) </w:t>
      </w:r>
      <w:r>
        <w:rPr>
          <w:rFonts w:ascii="TH Sarabun New" w:eastAsia="TH Sarabun New" w:hAnsi="TH Sarabun New" w:cs="TH Sarabun New"/>
          <w:sz w:val="28"/>
          <w:szCs w:val="28"/>
          <w:cs/>
        </w:rPr>
        <w:t>ได้ในอนาคต</w:t>
      </w:r>
    </w:p>
    <w:p w14:paraId="635EB5AD" w14:textId="77777777" w:rsidR="00DF7758" w:rsidRPr="00BF304C" w:rsidRDefault="00DF7758" w:rsidP="15940D12">
      <w:pPr>
        <w:spacing w:after="0"/>
        <w:rPr>
          <w:rFonts w:ascii="TH Sarabun New" w:eastAsia="TH Sarabun New" w:hAnsi="TH Sarabun New" w:cs="TH Sarabun New"/>
          <w:sz w:val="28"/>
          <w:szCs w:val="28"/>
        </w:rPr>
      </w:pPr>
    </w:p>
    <w:p w14:paraId="70759ADE" w14:textId="77777777" w:rsidR="00DF7758" w:rsidRDefault="00DF7758" w:rsidP="15940D12">
      <w:pPr>
        <w:spacing w:after="0"/>
        <w:rPr>
          <w:rFonts w:ascii="TH Sarabun New" w:eastAsia="TH Sarabun New" w:hAnsi="TH Sarabun New" w:cs="TH Sarabun New"/>
          <w:b/>
          <w:bCs/>
          <w:sz w:val="28"/>
          <w:szCs w:val="28"/>
        </w:rPr>
      </w:pPr>
    </w:p>
    <w:p w14:paraId="1678BB28" w14:textId="2187C3F7" w:rsidR="15940D12" w:rsidRPr="007665BA" w:rsidRDefault="00DB10C5" w:rsidP="15940D12">
      <w:pPr>
        <w:spacing w:after="0"/>
        <w:rPr>
          <w:rFonts w:ascii="TH Sarabun New" w:eastAsia="TH Sarabun New" w:hAnsi="TH Sarabun New" w:cs="TH Sarabun New"/>
          <w:b/>
          <w:bCs/>
          <w:sz w:val="32"/>
          <w:szCs w:val="32"/>
        </w:rPr>
      </w:pPr>
      <w:r>
        <w:rPr>
          <w:rFonts w:ascii="TH Sarabun New" w:eastAsia="TH Sarabun New" w:hAnsi="TH Sarabun New" w:cs="TH Sarabun New"/>
          <w:b/>
          <w:bCs/>
          <w:sz w:val="32"/>
          <w:szCs w:val="32"/>
        </w:rPr>
        <w:t xml:space="preserve">7. </w:t>
      </w:r>
      <w:r>
        <w:rPr>
          <w:rFonts w:ascii="TH Sarabun New" w:eastAsia="TH Sarabun New" w:hAnsi="TH Sarabun New" w:cs="TH Sarabun New"/>
          <w:b/>
          <w:bCs/>
          <w:sz w:val="32"/>
          <w:szCs w:val="32"/>
          <w:cs/>
        </w:rPr>
        <w:t>เอกสารอ้างอิง (</w:t>
      </w:r>
      <w:r>
        <w:rPr>
          <w:rFonts w:ascii="TH Sarabun New" w:eastAsia="TH Sarabun New" w:hAnsi="TH Sarabun New" w:cs="TH Sarabun New"/>
          <w:b/>
          <w:bCs/>
          <w:sz w:val="32"/>
          <w:szCs w:val="32"/>
        </w:rPr>
        <w:t>References)</w:t>
      </w:r>
    </w:p>
    <w:p w14:paraId="7AB31496" w14:textId="6A15E325" w:rsidR="00CE0812" w:rsidRDefault="00CE0812" w:rsidP="15940D12">
      <w:pPr>
        <w:spacing w:after="0"/>
        <w:rPr>
          <w:rFonts w:ascii="TH Sarabun New" w:eastAsia="TH Sarabun New" w:hAnsi="TH Sarabun New" w:cs="TH Sarabun New"/>
          <w:sz w:val="28"/>
          <w:szCs w:val="28"/>
        </w:rPr>
      </w:pPr>
      <w:r>
        <w:rPr>
          <w:rFonts w:ascii="TH Sarabun New" w:eastAsia="TH Sarabun New" w:hAnsi="TH Sarabun New" w:cs="TH Sarabun New"/>
          <w:sz w:val="28"/>
          <w:szCs w:val="28"/>
        </w:rPr>
        <w:t>[1] Legardy, “Stray Animals and the Law,” [</w:t>
      </w:r>
      <w:r>
        <w:rPr>
          <w:rFonts w:ascii="TH Sarabun New" w:eastAsia="TH Sarabun New" w:hAnsi="TH Sarabun New" w:cs="TH Sarabun New"/>
          <w:sz w:val="28"/>
          <w:szCs w:val="28"/>
          <w:cs/>
        </w:rPr>
        <w:t xml:space="preserve">ออนไลน์]. </w:t>
        <w:br/>
        <w:t xml:space="preserve">แหล่งที่มา: </w:t>
      </w:r>
      <w:hyperlink r:id="rId18">
        <w:r>
          <w:rPr>
            <w:rStyle w:val="Hyperlink"/>
            <w:rFonts w:ascii="TH Sarabun New" w:eastAsia="TH Sarabun New" w:hAnsi="TH Sarabun New" w:cs="TH Sarabun New"/>
            <w:sz w:val="28"/>
            <w:szCs w:val="28"/>
          </w:rPr>
          <w:t>https://legardy.com/blogs/stray-animals-and-the-law</w:t>
        </w:r>
      </w:hyperlink>
    </w:p>
    <w:p w14:paraId="274F4EC7" w14:textId="47B0F0E2" w:rsidR="00DE684E" w:rsidRPr="004C25C8" w:rsidRDefault="009B26A5" w:rsidP="15940D12">
      <w:pPr>
        <w:spacing w:after="0"/>
        <w:rPr>
          <w:del w:id="0" w:author="Microsoft Word" w:date="2026-03-24T00:49:00Z" w16du:dateUtc="2026-03-24T07:49:00Z"/>
          <w:rFonts w:ascii="TH Sarabun New" w:eastAsia="TH Sarabun New" w:hAnsi="TH Sarabun New" w:cs="TH Sarabun New"/>
          <w:sz w:val="28"/>
          <w:szCs w:val="28"/>
          <w:cs/>
        </w:rPr>
      </w:pPr>
      <w:r>
        <w:rPr>
          <w:rFonts w:ascii="TH Sarabun New" w:eastAsia="TH Sarabun New" w:hAnsi="TH Sarabun New" w:cs="TH Sarabun New"/>
          <w:sz w:val="28"/>
          <w:szCs w:val="28"/>
        </w:rPr>
        <w:t>[</w:t>
      </w:r>
      <w:r>
        <w:rPr>
          <w:rFonts w:ascii="TH Sarabun New" w:eastAsia="TH Sarabun New" w:hAnsi="TH Sarabun New" w:cs="TH Sarabun New"/>
          <w:sz w:val="28"/>
          <w:szCs w:val="28"/>
          <w:cs/>
        </w:rPr>
        <w:t xml:space="preserve">2] </w:t>
      </w:r>
      <w:r>
        <w:rPr>
          <w:rFonts w:ascii="TH Sarabun New" w:eastAsia="TH Sarabun New" w:hAnsi="TH Sarabun New" w:cs="TH Sarabun New"/>
          <w:sz w:val="28"/>
          <w:szCs w:val="28"/>
        </w:rPr>
        <w:t>Pantip, “</w:t>
      </w:r>
      <w:r>
        <w:rPr>
          <w:rFonts w:ascii="TH Sarabun New" w:eastAsia="TH Sarabun New" w:hAnsi="TH Sarabun New" w:cs="TH Sarabun New"/>
          <w:sz w:val="28"/>
          <w:szCs w:val="28"/>
          <w:cs/>
        </w:rPr>
        <w:t>ปัญหาสัตว์จรจัดในสังคมไทย</w:t>
      </w:r>
      <w:r>
        <w:rPr>
          <w:rFonts w:ascii="TH Sarabun New" w:eastAsia="TH Sarabun New" w:hAnsi="TH Sarabun New" w:cs="TH Sarabun New"/>
          <w:sz w:val="28"/>
          <w:szCs w:val="28"/>
        </w:rPr>
        <w:t>,” [</w:t>
      </w:r>
      <w:r>
        <w:rPr>
          <w:rFonts w:ascii="TH Sarabun New" w:eastAsia="TH Sarabun New" w:hAnsi="TH Sarabun New" w:cs="TH Sarabun New"/>
          <w:sz w:val="28"/>
          <w:szCs w:val="28"/>
          <w:cs/>
        </w:rPr>
        <w:t xml:space="preserve">ออนไลน์]. </w:t>
        <w:br/>
        <w:t xml:space="preserve">แหล่งที่มา: </w:t>
      </w:r>
      <w:hyperlink r:id="rId19" w:history="1">
        <w:r>
          <w:rPr>
            <w:rStyle w:val="Hyperlink"/>
            <w:rFonts w:ascii="TH Sarabun New" w:eastAsia="TH Sarabun New" w:hAnsi="TH Sarabun New" w:cs="TH Sarabun New"/>
            <w:sz w:val="28"/>
            <w:szCs w:val="28"/>
          </w:rPr>
          <w:t>https://pantip.com/topic/</w:t>
        </w:r>
        <w:r>
          <w:rPr>
            <w:rStyle w:val="Hyperlink"/>
            <w:rFonts w:ascii="TH Sarabun New" w:eastAsia="TH Sarabun New" w:hAnsi="TH Sarabun New" w:cs="TH Sarabun New"/>
            <w:sz w:val="28"/>
            <w:szCs w:val="28"/>
            <w:cs/>
          </w:rPr>
          <w:t>37477901</w:t>
        </w:r>
      </w:hyperlink>
    </w:p>
    <w:p w14:paraId="610F2368" w14:textId="51D7643A" w:rsidR="00600C51" w:rsidRDefault="005E2461" w:rsidP="15940D12">
      <w:pPr>
        <w:spacing w:after="0"/>
        <w:rPr>
          <w:rFonts w:ascii="TH Sarabun New" w:eastAsia="TH Sarabun New" w:hAnsi="TH Sarabun New" w:cs="TH Sarabun New"/>
          <w:sz w:val="28"/>
          <w:szCs w:val="28"/>
        </w:rPr>
      </w:pPr>
      <w:r>
        <w:rPr>
          <w:rFonts w:ascii="TH Sarabun New" w:eastAsia="TH Sarabun New" w:hAnsi="TH Sarabun New" w:cs="TH Sarabun New"/>
          <w:sz w:val="28"/>
          <w:szCs w:val="28"/>
        </w:rPr>
        <w:t xml:space="preserve">[3] </w:t>
      </w:r>
      <w:r>
        <w:rPr>
          <w:rFonts w:ascii="TH Sarabun New" w:eastAsia="TH Sarabun New" w:hAnsi="TH Sarabun New" w:cs="TH Sarabun New"/>
          <w:sz w:val="28"/>
          <w:szCs w:val="28"/>
          <w:cs/>
        </w:rPr>
        <w:t xml:space="preserve">บ้านและสวน </w:t>
      </w:r>
      <w:r>
        <w:rPr>
          <w:rFonts w:ascii="TH Sarabun New" w:eastAsia="TH Sarabun New" w:hAnsi="TH Sarabun New" w:cs="TH Sarabun New"/>
          <w:sz w:val="28"/>
          <w:szCs w:val="28"/>
        </w:rPr>
        <w:t>Pets, “</w:t>
      </w:r>
      <w:r>
        <w:rPr>
          <w:rFonts w:ascii="TH Sarabun New" w:eastAsia="TH Sarabun New" w:hAnsi="TH Sarabun New" w:cs="TH Sarabun New"/>
          <w:sz w:val="28"/>
          <w:szCs w:val="28"/>
          <w:cs/>
        </w:rPr>
        <w:t>กฎหมายเกี่ยวกับสุนัขจรจัดในประเทศไทย</w:t>
      </w:r>
      <w:r>
        <w:rPr>
          <w:rFonts w:ascii="TH Sarabun New" w:eastAsia="TH Sarabun New" w:hAnsi="TH Sarabun New" w:cs="TH Sarabun New"/>
          <w:sz w:val="28"/>
          <w:szCs w:val="28"/>
        </w:rPr>
        <w:t>,” [</w:t>
      </w:r>
      <w:r>
        <w:rPr>
          <w:rFonts w:ascii="TH Sarabun New" w:eastAsia="TH Sarabun New" w:hAnsi="TH Sarabun New" w:cs="TH Sarabun New"/>
          <w:sz w:val="28"/>
          <w:szCs w:val="28"/>
          <w:cs/>
        </w:rPr>
        <w:t xml:space="preserve">ออนไลน์]. แหล่งที่มา: </w:t>
      </w:r>
      <w:hyperlink r:id="rId20">
        <w:r>
          <w:rPr>
            <w:rStyle w:val="Hyperlink"/>
            <w:rFonts w:ascii="TH Sarabun New" w:eastAsia="TH Sarabun New" w:hAnsi="TH Sarabun New" w:cs="TH Sarabun New"/>
            <w:sz w:val="28"/>
            <w:szCs w:val="28"/>
          </w:rPr>
          <w:t>https://pets.baanlaesuan.com/234878/did-you-know/laws-about-street-dog</w:t>
        </w:r>
      </w:hyperlink>
    </w:p>
    <w:p w14:paraId="25EFEF4C" w14:textId="77777777" w:rsidR="00762890" w:rsidRDefault="00EE5F54" w:rsidP="00762890">
      <w:pPr>
        <w:spacing w:after="0"/>
        <w:rPr>
          <w:rFonts w:ascii="TH Sarabun New" w:eastAsia="TH Sarabun New" w:hAnsi="TH Sarabun New" w:cs="TH Sarabun New"/>
          <w:sz w:val="28"/>
          <w:szCs w:val="28"/>
        </w:rPr>
      </w:pPr>
      <w:r>
        <w:rPr>
          <w:rFonts w:ascii="TH Sarabun New" w:eastAsia="TH Sarabun New" w:hAnsi="TH Sarabun New" w:cs="TH Sarabun New"/>
          <w:sz w:val="28"/>
          <w:szCs w:val="28"/>
        </w:rPr>
        <w:t>[4] Bangkok Biz News, “</w:t>
      </w:r>
      <w:r>
        <w:rPr>
          <w:rFonts w:ascii="TH Sarabun New" w:eastAsia="TH Sarabun New" w:hAnsi="TH Sarabun New" w:cs="TH Sarabun New"/>
          <w:sz w:val="28"/>
          <w:szCs w:val="28"/>
          <w:cs/>
        </w:rPr>
        <w:t>มาตรการในทางกฎหมายกับการแก้ไขปัญหาสัตว์เลี้ยง</w:t>
        <w:br/>
        <w:t>จรจัด</w:t>
      </w:r>
      <w:r>
        <w:rPr>
          <w:rFonts w:ascii="TH Sarabun New" w:eastAsia="TH Sarabun New" w:hAnsi="TH Sarabun New" w:cs="TH Sarabun New"/>
          <w:sz w:val="28"/>
          <w:szCs w:val="28"/>
        </w:rPr>
        <w:t>,” [</w:t>
      </w:r>
      <w:r>
        <w:rPr>
          <w:rFonts w:ascii="TH Sarabun New" w:eastAsia="TH Sarabun New" w:hAnsi="TH Sarabun New" w:cs="TH Sarabun New"/>
          <w:sz w:val="28"/>
          <w:szCs w:val="28"/>
          <w:cs/>
        </w:rPr>
        <w:t xml:space="preserve">ออนไลน์]. แหล่งที่มา: </w:t>
      </w:r>
      <w:r>
        <w:rPr>
          <w:rFonts w:ascii="TH Sarabun New" w:eastAsia="TH Sarabun New" w:hAnsi="TH Sarabun New" w:cs="TH Sarabun New"/>
          <w:sz w:val="28"/>
          <w:szCs w:val="28"/>
        </w:rPr>
        <w:t xml:space="preserve"> https://www.bangkokbiznews.com/blogs/columnist/102366</w:t>
      </w:r>
    </w:p>
    <w:p w14:paraId="18EF80C6" w14:textId="00BBF927" w:rsidR="00EE5F54" w:rsidRDefault="00EE5F54" w:rsidP="15940D12">
      <w:pPr>
        <w:spacing w:after="0"/>
        <w:rPr>
          <w:rFonts w:ascii="TH Sarabun New" w:eastAsia="TH Sarabun New" w:hAnsi="TH Sarabun New" w:cs="TH Sarabun New"/>
          <w:sz w:val="28"/>
          <w:szCs w:val="28"/>
        </w:rPr>
      </w:pPr>
    </w:p>
    <w:p w14:paraId="170FEC3E" w14:textId="77777777" w:rsidR="001646DD" w:rsidRDefault="001646DD" w:rsidP="15940D12">
      <w:pPr>
        <w:spacing w:after="0"/>
        <w:rPr>
          <w:rFonts w:ascii="TH Sarabun New" w:eastAsia="TH Sarabun New" w:hAnsi="TH Sarabun New" w:cs="TH Sarabun New"/>
          <w:sz w:val="28"/>
          <w:szCs w:val="28"/>
        </w:rPr>
      </w:pPr>
    </w:p>
    <w:p w14:paraId="263566C7" w14:textId="77777777" w:rsidR="001646DD" w:rsidRDefault="001646DD" w:rsidP="15940D12">
      <w:pPr>
        <w:spacing w:after="0"/>
        <w:rPr>
          <w:rFonts w:ascii="TH Sarabun New" w:eastAsia="TH Sarabun New" w:hAnsi="TH Sarabun New" w:cs="TH Sarabun New"/>
          <w:sz w:val="28"/>
          <w:szCs w:val="28"/>
        </w:rPr>
      </w:pPr>
    </w:p>
    <w:p w14:paraId="52D758BC" w14:textId="72BF0877" w:rsidR="001646DD" w:rsidRDefault="001646DD" w:rsidP="15940D12">
      <w:pPr>
        <w:spacing w:after="0"/>
        <w:rPr>
          <w:rFonts w:ascii="TH Sarabun New" w:eastAsia="TH Sarabun New" w:hAnsi="TH Sarabun New" w:cs="TH Sarabun New"/>
          <w:sz w:val="28"/>
          <w:szCs w:val="28"/>
        </w:rPr>
      </w:pPr>
    </w:p>
    <w:p w14:paraId="422D309B" w14:textId="77777777" w:rsidR="00E662C0" w:rsidRPr="00E1322A" w:rsidRDefault="00E662C0" w:rsidP="00694FAE">
      <w:pPr>
        <w:rPr>
          <w:rFonts w:ascii="TH SarabunPSK" w:eastAsia="TH Sarabun New" w:hAnsi="TH SarabunPSK" w:cs="TH SarabunPSK"/>
          <w:sz w:val="32"/>
          <w:szCs w:val="32"/>
        </w:rPr>
      </w:pPr>
    </w:p>
    <w:sectPr w:rsidR="00E662C0" w:rsidRPr="00E1322A" w:rsidSect="0095268D">
      <w:headerReference w:type="default" r:id="rId21"/>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40244" w14:textId="77777777" w:rsidR="00C27C4D" w:rsidRDefault="00C27C4D" w:rsidP="00F005A4">
      <w:pPr>
        <w:spacing w:after="0"/>
      </w:pPr>
      <w:r>
        <w:separator/>
      </w:r>
    </w:p>
  </w:endnote>
  <w:endnote w:type="continuationSeparator" w:id="0">
    <w:p w14:paraId="72C26D4E" w14:textId="77777777" w:rsidR="00C27C4D" w:rsidRDefault="00C27C4D" w:rsidP="00F005A4">
      <w:pPr>
        <w:spacing w:after="0"/>
      </w:pPr>
      <w:r>
        <w:continuationSeparator/>
      </w:r>
    </w:p>
  </w:endnote>
  <w:endnote w:type="continuationNotice" w:id="1">
    <w:p w14:paraId="2D4B1DDC" w14:textId="77777777" w:rsidR="00466A4F" w:rsidRDefault="00466A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A1944" w14:textId="06759B01" w:rsidR="00F113F8" w:rsidRDefault="00F113F8">
    <w:pPr>
      <w:pStyle w:val="Footer"/>
    </w:pPr>
    <w:r>
      <w:tab/>
    </w:r>
    <w:r w:rsidR="00A52188">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0295349"/>
      <w:docPartObj>
        <w:docPartGallery w:val="Page Numbers (Bottom of Page)"/>
        <w:docPartUnique/>
      </w:docPartObj>
    </w:sdtPr>
    <w:sdtEndPr/>
    <w:sdtContent>
      <w:p w14:paraId="6EE379DE" w14:textId="4065CE0A" w:rsidR="001D47BE" w:rsidRDefault="001D47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76EA4B" w14:textId="77777777" w:rsidR="00F41832" w:rsidRDefault="00F41832" w:rsidP="00C63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06F9CE" w14:textId="77777777" w:rsidR="00C27C4D" w:rsidRDefault="00C27C4D" w:rsidP="00F005A4">
      <w:pPr>
        <w:spacing w:after="0"/>
      </w:pPr>
      <w:r>
        <w:separator/>
      </w:r>
    </w:p>
  </w:footnote>
  <w:footnote w:type="continuationSeparator" w:id="0">
    <w:p w14:paraId="39906F93" w14:textId="77777777" w:rsidR="00C27C4D" w:rsidRDefault="00C27C4D" w:rsidP="00F005A4">
      <w:pPr>
        <w:spacing w:after="0"/>
      </w:pPr>
      <w:r>
        <w:continuationSeparator/>
      </w:r>
    </w:p>
  </w:footnote>
  <w:footnote w:type="continuationNotice" w:id="1">
    <w:p w14:paraId="64A102DD" w14:textId="77777777" w:rsidR="00466A4F" w:rsidRDefault="00466A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47" w:type="dxa"/>
      <w:tblLook w:val="06A0" w:firstRow="1" w:lastRow="0" w:firstColumn="1" w:lastColumn="0" w:noHBand="1" w:noVBand="1"/>
    </w:tblPr>
    <w:tblGrid>
      <w:gridCol w:w="990"/>
      <w:gridCol w:w="2015"/>
      <w:gridCol w:w="3005"/>
      <w:gridCol w:w="3005"/>
      <w:gridCol w:w="732"/>
    </w:tblGrid>
    <w:tr w:rsidR="00B533D2" w14:paraId="52F6C2C9" w14:textId="77777777" w:rsidTr="00BA1551">
      <w:trPr>
        <w:gridAfter w:val="1"/>
        <w:wAfter w:w="732" w:type="dxa"/>
        <w:trHeight w:val="300"/>
      </w:trPr>
      <w:tc>
        <w:tcPr>
          <w:tcW w:w="3005" w:type="dxa"/>
          <w:gridSpan w:val="2"/>
        </w:tcPr>
        <w:p w14:paraId="46B17908" w14:textId="1A0EEDF8" w:rsidR="00BA1551" w:rsidRDefault="00BA1551" w:rsidP="00BA1551">
          <w:pPr>
            <w:pStyle w:val="Header"/>
            <w:ind w:left="-115"/>
          </w:pPr>
        </w:p>
      </w:tc>
      <w:tc>
        <w:tcPr>
          <w:tcW w:w="3005" w:type="dxa"/>
        </w:tcPr>
        <w:p w14:paraId="522E2A42" w14:textId="07ABCC58" w:rsidR="00BA1551" w:rsidRDefault="00BA1551" w:rsidP="00BA1551">
          <w:pPr>
            <w:pStyle w:val="Header"/>
          </w:pPr>
        </w:p>
      </w:tc>
      <w:tc>
        <w:tcPr>
          <w:tcW w:w="3005" w:type="dxa"/>
        </w:tcPr>
        <w:p w14:paraId="72D0FAD5" w14:textId="0CCB9FDF" w:rsidR="00BA1551" w:rsidRDefault="00BA1551" w:rsidP="00BA1551">
          <w:pPr>
            <w:pStyle w:val="Header"/>
            <w:ind w:right="-115"/>
            <w:jc w:val="right"/>
          </w:pPr>
        </w:p>
      </w:tc>
    </w:tr>
    <w:tr w:rsidR="000E0E62" w:rsidRPr="00800E1F" w14:paraId="7BB46E52" w14:textId="77777777" w:rsidTr="00BA1551">
      <w:tblPrEx>
        <w:tblCellMar>
          <w:left w:w="0" w:type="dxa"/>
          <w:right w:w="0" w:type="dxa"/>
        </w:tblCellMar>
        <w:tblLook w:val="04A0" w:firstRow="1" w:lastRow="0" w:firstColumn="1" w:lastColumn="0" w:noHBand="0" w:noVBand="1"/>
      </w:tblPrEx>
      <w:tc>
        <w:tcPr>
          <w:tcW w:w="990" w:type="dxa"/>
          <w:vAlign w:val="center"/>
        </w:tcPr>
        <w:p w14:paraId="054BDE84" w14:textId="77777777" w:rsidR="00BA1551" w:rsidRPr="00800E1F" w:rsidRDefault="00BA1551" w:rsidP="00BA1551">
          <w:pPr>
            <w:pStyle w:val="Header"/>
            <w:tabs>
              <w:tab w:val="left" w:pos="1440"/>
            </w:tabs>
            <w:rPr>
              <w:rFonts w:ascii="TH Sarabun New" w:hAnsi="TH Sarabun New" w:cs="TH Sarabun New"/>
            </w:rPr>
          </w:pPr>
          <w:r>
            <w:rPr>
              <w:noProof/>
            </w:rPr>
            <w:drawing>
              <wp:inline distT="0" distB="0" distL="0" distR="0" wp14:anchorId="53F945AF" wp14:editId="1CF33B32">
                <wp:extent cx="546100" cy="546100"/>
                <wp:effectExtent l="0" t="0" r="0" b="0"/>
                <wp:docPr id="1462539478" name="Picture 146253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18512" t="18958" r="18483" b="18735"/>
                        <a:stretch>
                          <a:fillRect/>
                        </a:stretch>
                      </pic:blipFill>
                      <pic:spPr bwMode="auto">
                        <a:xfrm>
                          <a:off x="0" y="0"/>
                          <a:ext cx="546100" cy="546100"/>
                        </a:xfrm>
                        <a:prstGeom prst="rect">
                          <a:avLst/>
                        </a:prstGeom>
                        <a:noFill/>
                        <a:ln>
                          <a:noFill/>
                        </a:ln>
                      </pic:spPr>
                    </pic:pic>
                  </a:graphicData>
                </a:graphic>
              </wp:inline>
            </w:drawing>
          </w:r>
        </w:p>
      </w:tc>
      <w:tc>
        <w:tcPr>
          <w:tcW w:w="8757" w:type="dxa"/>
          <w:gridSpan w:val="4"/>
          <w:vAlign w:val="center"/>
        </w:tcPr>
        <w:p w14:paraId="4AA42B9E" w14:textId="06CC64FF" w:rsidR="00BA1551" w:rsidRPr="003F5F41" w:rsidRDefault="00BA1551" w:rsidP="00BA1551">
          <w:pPr>
            <w:pStyle w:val="Header"/>
            <w:tabs>
              <w:tab w:val="left" w:pos="1440"/>
            </w:tabs>
            <w:rPr>
              <w:rFonts w:ascii="TH SarabunPSK" w:hAnsi="TH SarabunPSK" w:cs="TH SarabunPSK"/>
              <w:sz w:val="20"/>
              <w:szCs w:val="20"/>
            </w:rPr>
          </w:pPr>
          <w:r w:rsidRPr="003F5F41">
            <w:rPr>
              <w:rFonts w:ascii="TH SarabunPSK" w:hAnsi="TH SarabunPSK" w:cs="TH SarabunPSK" w:hint="cs"/>
              <w:sz w:val="20"/>
              <w:szCs w:val="20"/>
              <w:cs/>
            </w:rPr>
            <w:t xml:space="preserve">โครงงานวิทยาการคอมพิวเตอร์ ประจำปีการศึกษา </w:t>
          </w:r>
          <w:r w:rsidRPr="003F5F41">
            <w:rPr>
              <w:rFonts w:ascii="TH SarabunPSK" w:hAnsi="TH SarabunPSK" w:cs="TH SarabunPSK" w:hint="cs"/>
              <w:sz w:val="20"/>
              <w:szCs w:val="20"/>
            </w:rPr>
            <w:t>2569</w:t>
          </w:r>
        </w:p>
        <w:p w14:paraId="172A390C" w14:textId="5B45E838" w:rsidR="00BA1551" w:rsidRPr="003F5F41" w:rsidRDefault="00BA1551" w:rsidP="00BA1551">
          <w:pPr>
            <w:pStyle w:val="Header"/>
            <w:tabs>
              <w:tab w:val="left" w:pos="1440"/>
            </w:tabs>
            <w:rPr>
              <w:rFonts w:ascii="TH SarabunPSK" w:hAnsi="TH SarabunPSK" w:cs="TH SarabunPSK"/>
              <w:sz w:val="20"/>
              <w:szCs w:val="20"/>
            </w:rPr>
          </w:pPr>
          <w:r w:rsidRPr="003F5F41">
            <w:rPr>
              <w:rFonts w:ascii="TH SarabunPSK" w:hAnsi="TH SarabunPSK" w:cs="TH SarabunPSK" w:hint="cs"/>
              <w:sz w:val="20"/>
              <w:szCs w:val="20"/>
              <w:cs/>
            </w:rPr>
            <w:t>หลักสูตร</w:t>
          </w:r>
          <w:r w:rsidRPr="003F5F41">
            <w:rPr>
              <w:rFonts w:ascii="TH SarabunPSK" w:hAnsi="TH SarabunPSK" w:cs="TH SarabunPSK"/>
              <w:sz w:val="20"/>
              <w:szCs w:val="20"/>
              <w:cs/>
            </w:rPr>
            <w:t>วิทยาศาสตร์</w:t>
          </w:r>
          <w:r w:rsidRPr="003F5F41">
            <w:rPr>
              <w:rFonts w:ascii="TH SarabunPSK" w:hAnsi="TH SarabunPSK" w:cs="TH SarabunPSK" w:hint="cs"/>
              <w:sz w:val="20"/>
              <w:szCs w:val="20"/>
              <w:cs/>
            </w:rPr>
            <w:t xml:space="preserve">บัณฑิต สาขาวิชาวิทยาการคอมพิวเตอร์ </w:t>
          </w:r>
        </w:p>
        <w:p w14:paraId="49DB435F" w14:textId="77777777" w:rsidR="00BA1551" w:rsidRPr="00800E1F" w:rsidRDefault="00BA1551" w:rsidP="00BA1551">
          <w:pPr>
            <w:pStyle w:val="Header"/>
            <w:tabs>
              <w:tab w:val="left" w:pos="1440"/>
            </w:tabs>
            <w:rPr>
              <w:rFonts w:ascii="TH Sarabun New" w:hAnsi="TH Sarabun New" w:cs="TH Sarabun New"/>
            </w:rPr>
          </w:pPr>
          <w:r w:rsidRPr="003F5F41">
            <w:rPr>
              <w:rFonts w:ascii="TH SarabunPSK" w:hAnsi="TH SarabunPSK" w:cs="TH SarabunPSK" w:hint="cs"/>
              <w:sz w:val="20"/>
              <w:szCs w:val="20"/>
              <w:cs/>
            </w:rPr>
            <w:t>คณะศิลปศาสตร์และวิทยาศาสตร์ มหาวิทยาลัยเกษตรศาสตร์ วิทยาเขตกำแพงแสน</w:t>
          </w:r>
        </w:p>
      </w:tc>
    </w:tr>
  </w:tbl>
  <w:p w14:paraId="52102345" w14:textId="66B89459" w:rsidR="00F005A4" w:rsidRPr="00BA1551" w:rsidRDefault="00F005A4">
    <w:pPr>
      <w:pStyle w:val="Header"/>
    </w:pPr>
  </w:p>
</w:hdr>
</file>

<file path=word/intelligence2.xml><?xml version="1.0" encoding="utf-8"?>
<int2:intelligence xmlns:int2="http://schemas.microsoft.com/office/intelligence/2020/intelligence" xmlns:oel="http://schemas.microsoft.com/office/2019/extlst">
  <int2:observations>
    <int2:textHash int2:hashCode="gdnAWkM+0zGScM" int2:id="09yq66Om">
      <int2:state int2:value="Rejected" int2:type="spell"/>
    </int2:textHash>
    <int2:textHash int2:hashCode="LbDCmHubMuOpEn" int2:id="0M790uoL">
      <int2:state int2:value="Rejected" int2:type="spell"/>
    </int2:textHash>
    <int2:textHash int2:hashCode="6Tym2QPFf0TKXC" int2:id="0bQGalrE">
      <int2:state int2:value="Rejected" int2:type="spell"/>
    </int2:textHash>
    <int2:textHash int2:hashCode="Vh/CnwbADakPms" int2:id="0omYz5dq">
      <int2:state int2:value="Rejected" int2:type="spell"/>
    </int2:textHash>
    <int2:textHash int2:hashCode="mKwWhs+p+hXK/J" int2:id="223P7bjF">
      <int2:state int2:value="Rejected" int2:type="spell"/>
    </int2:textHash>
    <int2:textHash int2:hashCode="//lPtM7qdjXB3+" int2:id="2qDLRLHn">
      <int2:state int2:value="Rejected" int2:type="spell"/>
    </int2:textHash>
    <int2:textHash int2:hashCode="Qs9PHCo9l3zq2G" int2:id="3FMI2JQN">
      <int2:state int2:value="Rejected" int2:type="spell"/>
    </int2:textHash>
    <int2:textHash int2:hashCode="DgtbNa40kR/ZI/" int2:id="3X87tLw1">
      <int2:state int2:value="Rejected" int2:type="spell"/>
    </int2:textHash>
    <int2:textHash int2:hashCode="hodhRgfzmBXQrS" int2:id="3eMdZC7n">
      <int2:state int2:value="Rejected" int2:type="spell"/>
    </int2:textHash>
    <int2:textHash int2:hashCode="7D7DM2eucUBeNb" int2:id="4BNVfUnd">
      <int2:state int2:value="Rejected" int2:type="spell"/>
    </int2:textHash>
    <int2:textHash int2:hashCode="wU462K1gPBJE1c" int2:id="5GVL4npC">
      <int2:state int2:value="Rejected" int2:type="spell"/>
    </int2:textHash>
    <int2:textHash int2:hashCode="nebV4PUv1Kk0du" int2:id="5qhH6HNp">
      <int2:state int2:value="Rejected" int2:type="spell"/>
    </int2:textHash>
    <int2:textHash int2:hashCode="5Lvlt6TB61VlKW" int2:id="5tyoB73e">
      <int2:state int2:value="Rejected" int2:type="spell"/>
    </int2:textHash>
    <int2:textHash int2:hashCode="//kG3Oy5k17XBq" int2:id="7WKdrI2b">
      <int2:state int2:value="Rejected" int2:type="spell"/>
    </int2:textHash>
    <int2:textHash int2:hashCode="ZrjH5ujhfvBg5v" int2:id="7qlXiSOp">
      <int2:state int2:value="Rejected" int2:type="spell"/>
    </int2:textHash>
    <int2:textHash int2:hashCode="mVDJdz2ceSwf8j" int2:id="8IvetKKF">
      <int2:state int2:value="Rejected" int2:type="spell"/>
    </int2:textHash>
    <int2:textHash int2:hashCode="+OJChquoiVeOmT" int2:id="8dI1RML4">
      <int2:state int2:value="Rejected" int2:type="spell"/>
    </int2:textHash>
    <int2:textHash int2:hashCode="jvv6Cglr0RZBM9" int2:id="9FhJorjT">
      <int2:state int2:value="Rejected" int2:type="spell"/>
    </int2:textHash>
    <int2:textHash int2:hashCode="1DuiJIAIt4DuyU" int2:id="9jNKPW3w">
      <int2:state int2:value="Rejected" int2:type="spell"/>
    </int2:textHash>
    <int2:textHash int2:hashCode="L7G2TEiOKfyn5i" int2:id="9l6uN9dD">
      <int2:state int2:value="Rejected" int2:type="spell"/>
    </int2:textHash>
    <int2:textHash int2:hashCode="vIP2Js7t/8Itzo" int2:id="A5fe6M51">
      <int2:state int2:value="Rejected" int2:type="spell"/>
    </int2:textHash>
    <int2:textHash int2:hashCode="Zjl/QfnAN62k28" int2:id="Ao37O9nh">
      <int2:state int2:value="Rejected" int2:type="spell"/>
    </int2:textHash>
    <int2:textHash int2:hashCode="a7bobrK9XG/ygY" int2:id="DWBmJPpk">
      <int2:state int2:value="Rejected" int2:type="spell"/>
    </int2:textHash>
    <int2:textHash int2:hashCode="x3tLS0IQwTSREC" int2:id="Dor3BCu3">
      <int2:state int2:value="Rejected" int2:type="spell"/>
    </int2:textHash>
    <int2:textHash int2:hashCode="gheDzmaaCUehCI" int2:id="E1dhpECF">
      <int2:state int2:value="Rejected" int2:type="spell"/>
    </int2:textHash>
    <int2:textHash int2:hashCode="WFe6yyg1E9fTqA" int2:id="E34wJ4IQ">
      <int2:state int2:value="Rejected" int2:type="spell"/>
    </int2:textHash>
    <int2:textHash int2:hashCode="YDajFoE9YsERo6" int2:id="F22eoCqp">
      <int2:state int2:value="Rejected" int2:type="spell"/>
    </int2:textHash>
    <int2:textHash int2:hashCode="6RMgiEBvzrrb/f" int2:id="F2ktt3wd">
      <int2:state int2:value="Rejected" int2:type="spell"/>
    </int2:textHash>
    <int2:textHash int2:hashCode="nivroBb6KMtPzL" int2:id="FjXYoMkg">
      <int2:state int2:value="Rejected" int2:type="spell"/>
    </int2:textHash>
    <int2:textHash int2:hashCode="ODlNyDZs7MuWIX" int2:id="H67WNxbb">
      <int2:state int2:value="Rejected" int2:type="spell"/>
    </int2:textHash>
    <int2:textHash int2:hashCode="LHsA1Ryl8mBj5/" int2:id="IMwEVNb6">
      <int2:state int2:value="Rejected" int2:type="spell"/>
    </int2:textHash>
    <int2:textHash int2:hashCode="liSoPr/QFBe5Fj" int2:id="IOzfpQwj">
      <int2:state int2:value="Rejected" int2:type="spell"/>
    </int2:textHash>
    <int2:textHash int2:hashCode="Hd6gP3rjjng5SW" int2:id="J90iDGI8">
      <int2:state int2:value="Rejected" int2:type="spell"/>
    </int2:textHash>
    <int2:textHash int2:hashCode="TZyaRh/Sc7dCaG" int2:id="JQKlNPxO">
      <int2:state int2:value="Rejected" int2:type="spell"/>
    </int2:textHash>
    <int2:textHash int2:hashCode="LHvxt3eFm3Fkex" int2:id="JtvlxXWi">
      <int2:state int2:value="Rejected" int2:type="spell"/>
    </int2:textHash>
    <int2:textHash int2:hashCode="sdTzGBFOingMUQ" int2:id="L67LqUuX">
      <int2:state int2:value="Rejected" int2:type="spell"/>
    </int2:textHash>
    <int2:textHash int2:hashCode="XtCF3s25+iwwOi" int2:id="LWvghypP">
      <int2:state int2:value="Rejected" int2:type="spell"/>
    </int2:textHash>
    <int2:textHash int2:hashCode="u8zfLvsztS5snQ" int2:id="LWz6zxhp">
      <int2:state int2:value="Rejected" int2:type="spell"/>
    </int2:textHash>
    <int2:textHash int2:hashCode="y5x0CnOhnqyzYw" int2:id="M6940QOq">
      <int2:state int2:value="Rejected" int2:type="spell"/>
    </int2:textHash>
    <int2:textHash int2:hashCode="Mv7FW3cLDZUbMn" int2:id="MBrC0jnO">
      <int2:state int2:value="Rejected" int2:type="spell"/>
    </int2:textHash>
    <int2:textHash int2:hashCode="oHvF4Zlh0KLwSX" int2:id="N1kPRJbZ">
      <int2:state int2:value="Rejected" int2:type="spell"/>
    </int2:textHash>
    <int2:textHash int2:hashCode="YcOdro9HfdvpUX" int2:id="OOgHpSH3">
      <int2:state int2:value="Rejected" int2:type="spell"/>
    </int2:textHash>
    <int2:textHash int2:hashCode="ETul6EOBZCPwef" int2:id="OlmZZXlj">
      <int2:state int2:value="Rejected" int2:type="spell"/>
    </int2:textHash>
    <int2:textHash int2:hashCode="HXztV86MVwbv7v" int2:id="OtBL4ElO">
      <int2:state int2:value="Rejected" int2:type="spell"/>
    </int2:textHash>
    <int2:textHash int2:hashCode="zI6AoHEGIJW5/2" int2:id="PElrYBMq">
      <int2:state int2:value="Rejected" int2:type="spell"/>
    </int2:textHash>
    <int2:textHash int2:hashCode="JqynlBqZ2Q4/v2" int2:id="PtaVhJgU">
      <int2:state int2:value="Rejected" int2:type="spell"/>
    </int2:textHash>
    <int2:textHash int2:hashCode="ocjxHgc4me6pGy" int2:id="Pxk2a8jq">
      <int2:state int2:value="Rejected" int2:type="spell"/>
    </int2:textHash>
    <int2:textHash int2:hashCode="Ddsm/uumyB9M/C" int2:id="S90D6Zh9">
      <int2:state int2:value="Rejected" int2:type="spell"/>
    </int2:textHash>
    <int2:textHash int2:hashCode="6//9HHk+Cb0ahC" int2:id="SEy8gs4b">
      <int2:state int2:value="Rejected" int2:type="spell"/>
    </int2:textHash>
    <int2:textHash int2:hashCode="rf2LkuVpd+TDQf" int2:id="T9k8wxme">
      <int2:state int2:value="Rejected" int2:type="spell"/>
    </int2:textHash>
    <int2:textHash int2:hashCode="yB87xbjYLGEWm/" int2:id="UE0Ibrl9">
      <int2:state int2:value="Rejected" int2:type="spell"/>
    </int2:textHash>
    <int2:textHash int2:hashCode="3a/Ok4elajvXTb" int2:id="USazdm8h">
      <int2:state int2:value="Rejected" int2:type="spell"/>
    </int2:textHash>
    <int2:textHash int2:hashCode="nZuVP6Puy9oeu9" int2:id="UsiSQt0w">
      <int2:state int2:value="Rejected" int2:type="spell"/>
    </int2:textHash>
    <int2:textHash int2:hashCode="+V9s3GxxyfsMCY" int2:id="W0QOmJVv">
      <int2:state int2:value="Rejected" int2:type="spell"/>
    </int2:textHash>
    <int2:textHash int2:hashCode="0hln74FQ62naPP" int2:id="WoqDn9dR">
      <int2:state int2:value="Rejected" int2:type="spell"/>
    </int2:textHash>
    <int2:textHash int2:hashCode="rTUjguFyV30mNQ" int2:id="XGdMioA8">
      <int2:state int2:value="Rejected" int2:type="spell"/>
    </int2:textHash>
    <int2:textHash int2:hashCode="R6+1HzBSmmcRGP" int2:id="XbGLeWsE">
      <int2:state int2:value="Rejected" int2:type="spell"/>
    </int2:textHash>
    <int2:textHash int2:hashCode="sVWvgJev60/el+" int2:id="YgpctQ4S">
      <int2:state int2:value="Rejected" int2:type="spell"/>
    </int2:textHash>
    <int2:textHash int2:hashCode="uK6hmlol1/4YOO" int2:id="Z0JnmJj5">
      <int2:state int2:value="Rejected" int2:type="spell"/>
    </int2:textHash>
    <int2:textHash int2:hashCode="Hf4J3HwL8B749r" int2:id="ZprVT65r">
      <int2:state int2:value="Rejected" int2:type="spell"/>
    </int2:textHash>
    <int2:textHash int2:hashCode="Ykxv2ZtYSfi538" int2:id="aUOqDtaq">
      <int2:state int2:value="Rejected" int2:type="spell"/>
    </int2:textHash>
    <int2:textHash int2:hashCode="1fdj+dooeTh+BY" int2:id="bb8KPRIu">
      <int2:state int2:value="Rejected" int2:type="spell"/>
    </int2:textHash>
    <int2:textHash int2:hashCode="0NC/fIbfovju8O" int2:id="bz1zAvKk">
      <int2:state int2:value="Rejected" int2:type="spell"/>
    </int2:textHash>
    <int2:textHash int2:hashCode="9Mmmn3FcPGCqL8" int2:id="cY64z5LJ">
      <int2:state int2:value="Rejected" int2:type="spell"/>
    </int2:textHash>
    <int2:textHash int2:hashCode="ALGxbeMn1+Eo7G" int2:id="dJ07Zo3H">
      <int2:state int2:value="Rejected" int2:type="spell"/>
    </int2:textHash>
    <int2:textHash int2:hashCode="goUGsqQKDIT713" int2:id="eAq3XNGc">
      <int2:state int2:value="Rejected" int2:type="spell"/>
    </int2:textHash>
    <int2:textHash int2:hashCode="F2PibPWxXgFZHM" int2:id="eF0LmfYG">
      <int2:state int2:value="Rejected" int2:type="spell"/>
    </int2:textHash>
    <int2:textHash int2:hashCode="aVNy5doPG/d+XP" int2:id="fLSkal8i">
      <int2:state int2:value="Rejected" int2:type="spell"/>
    </int2:textHash>
    <int2:textHash int2:hashCode="82HVxIZrSHDQlK" int2:id="g2AcwOgB">
      <int2:state int2:value="Rejected" int2:type="spell"/>
    </int2:textHash>
    <int2:textHash int2:hashCode="26+r3Yyv1jrMK0" int2:id="gCsDFt0j">
      <int2:state int2:value="Rejected" int2:type="spell"/>
    </int2:textHash>
    <int2:textHash int2:hashCode="e3+TZqNgMaC5Vf" int2:id="gGilPAXB">
      <int2:state int2:value="Rejected" int2:type="spell"/>
    </int2:textHash>
    <int2:textHash int2:hashCode="cU7qD0yYBza94A" int2:id="gq0T4vBu">
      <int2:state int2:value="Rejected" int2:type="spell"/>
    </int2:textHash>
    <int2:textHash int2:hashCode="HEdYedyU0ZKLfR" int2:id="h1xwJox4">
      <int2:state int2:value="Rejected" int2:type="spell"/>
    </int2:textHash>
    <int2:textHash int2:hashCode="XcvfNx8YG5t6Qa" int2:id="hKaMfGFU">
      <int2:state int2:value="Rejected" int2:type="spell"/>
    </int2:textHash>
    <int2:textHash int2:hashCode="679Zrw47u/A0Ko" int2:id="hYKhIPxa">
      <int2:state int2:value="Rejected" int2:type="spell"/>
    </int2:textHash>
    <int2:textHash int2:hashCode="20CAdjm7I2E8Tz" int2:id="hoMfrQ2A">
      <int2:state int2:value="Rejected" int2:type="spell"/>
    </int2:textHash>
    <int2:textHash int2:hashCode="POqYTXPybOXieQ" int2:id="iVXN5ZLD">
      <int2:state int2:value="Rejected" int2:type="spell"/>
    </int2:textHash>
    <int2:textHash int2:hashCode="MnrgfcLHbHws4a" int2:id="itIFWafZ">
      <int2:state int2:value="Rejected" int2:type="spell"/>
    </int2:textHash>
    <int2:textHash int2:hashCode="DqGfZgNQc+iVNS" int2:id="j4GcpTeg">
      <int2:state int2:value="Rejected" int2:type="spell"/>
    </int2:textHash>
    <int2:textHash int2:hashCode="qSY3aW+LlxrOjC" int2:id="j4YxzGiG">
      <int2:state int2:value="Rejected" int2:type="spell"/>
    </int2:textHash>
    <int2:textHash int2:hashCode="EyLFLhxi3vHF4Y" int2:id="j7210VGV">
      <int2:state int2:value="Rejected" int2:type="spell"/>
    </int2:textHash>
    <int2:textHash int2:hashCode="2RG6J1HrWvGyun" int2:id="mLa79JJd">
      <int2:state int2:value="Rejected" int2:type="spell"/>
    </int2:textHash>
    <int2:textHash int2:hashCode="Ti1EgI33kF/hGs" int2:id="mcGYZt1Q">
      <int2:state int2:value="Rejected" int2:type="spell"/>
    </int2:textHash>
    <int2:textHash int2:hashCode="j9uS6GANd4N2Hk" int2:id="nIzJZm02">
      <int2:state int2:value="Rejected" int2:type="spell"/>
    </int2:textHash>
    <int2:textHash int2:hashCode="mmJx5RRGoF2brL" int2:id="njC4Z2Pg">
      <int2:state int2:value="Rejected" int2:type="spell"/>
    </int2:textHash>
    <int2:textHash int2:hashCode="fDwO2SiZtV/+ft" int2:id="nxJgfTRO">
      <int2:state int2:value="Rejected" int2:type="spell"/>
    </int2:textHash>
    <int2:textHash int2:hashCode="w4KvyBXJiswAyC" int2:id="p4JYmH9i">
      <int2:state int2:value="Rejected" int2:type="spell"/>
    </int2:textHash>
    <int2:textHash int2:hashCode="YeYrIToaVvdpWE" int2:id="pXzPYb6Y">
      <int2:state int2:value="Rejected" int2:type="spell"/>
    </int2:textHash>
    <int2:textHash int2:hashCode="7Sb1K4SUjvuM6J" int2:id="plBkw6LA">
      <int2:state int2:value="Rejected" int2:type="spell"/>
    </int2:textHash>
    <int2:textHash int2:hashCode="EUOFwsqw6G0HwV" int2:id="qaSeJTd1">
      <int2:state int2:value="Rejected" int2:type="spell"/>
    </int2:textHash>
    <int2:textHash int2:hashCode="BtjvgVC3Nq32kl" int2:id="ssDlxYni">
      <int2:state int2:value="Rejected" int2:type="spell"/>
    </int2:textHash>
    <int2:textHash int2:hashCode="OXWhjj48FjI0Al" int2:id="t1QBHxid">
      <int2:state int2:value="Rejected" int2:type="spell"/>
    </int2:textHash>
    <int2:textHash int2:hashCode="vIkSrhISZGPtcB" int2:id="t97fAzHd">
      <int2:state int2:value="Rejected" int2:type="spell"/>
    </int2:textHash>
    <int2:textHash int2:hashCode="P9SBh9rUMR+jP0" int2:id="tEXYB2bA">
      <int2:state int2:value="Rejected" int2:type="spell"/>
    </int2:textHash>
    <int2:textHash int2:hashCode="XnBZUbOy6FEQ0N" int2:id="txCs4SFm">
      <int2:state int2:value="Rejected" int2:type="spell"/>
    </int2:textHash>
    <int2:textHash int2:hashCode="4GaU2mtVyuQnhd" int2:id="tzpapfoV">
      <int2:state int2:value="Rejected" int2:type="spell"/>
    </int2:textHash>
    <int2:textHash int2:hashCode="EbXDMpVfDYSWS4" int2:id="u5ovdnAK">
      <int2:state int2:value="Rejected" int2:type="spell"/>
    </int2:textHash>
    <int2:textHash int2:hashCode="/1SlIOJ/EFSeQK" int2:id="ulRokswy">
      <int2:state int2:value="Rejected" int2:type="spell"/>
    </int2:textHash>
    <int2:textHash int2:hashCode="qs0xA/Px/KsCSP" int2:id="vz8O3q7D">
      <int2:state int2:value="Rejected" int2:type="spell"/>
    </int2:textHash>
    <int2:textHash int2:hashCode="R4qOvat7eUKA8p" int2:id="wHDXaXga">
      <int2:state int2:value="Rejected" int2:type="spell"/>
    </int2:textHash>
    <int2:textHash int2:hashCode="02eJTc1B/FxFN8" int2:id="wdliSkNi">
      <int2:state int2:value="Rejected" int2:type="spell"/>
    </int2:textHash>
    <int2:textHash int2:hashCode="Tmji/yf48BL/Ls" int2:id="wwHSZlcV">
      <int2:state int2:value="Rejected" int2:type="spell"/>
    </int2:textHash>
    <int2:textHash int2:hashCode="Cow7wVaPS6P4/+" int2:id="xGngKEZi">
      <int2:state int2:value="Rejected" int2:type="spell"/>
    </int2:textHash>
    <int2:textHash int2:hashCode="TFyjDzojMaCWYm" int2:id="xUDeCDhV">
      <int2:state int2:value="Rejected" int2:type="spell"/>
    </int2:textHash>
    <int2:textHash int2:hashCode="ycZOBx0oU7x5Bs" int2:id="xW3VQkDJ">
      <int2:state int2:value="Rejected" int2:type="spell"/>
    </int2:textHash>
    <int2:textHash int2:hashCode="76DBKVmNubt8al" int2:id="zUVsMZB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C8F9"/>
    <w:multiLevelType w:val="hybridMultilevel"/>
    <w:tmpl w:val="FFFFFFFF"/>
    <w:lvl w:ilvl="0" w:tplc="4D5C491C">
      <w:start w:val="1"/>
      <w:numFmt w:val="bullet"/>
      <w:lvlText w:val=""/>
      <w:lvlJc w:val="left"/>
      <w:pPr>
        <w:ind w:left="720" w:hanging="360"/>
      </w:pPr>
      <w:rPr>
        <w:rFonts w:ascii="Symbol" w:hAnsi="Symbol" w:hint="default"/>
      </w:rPr>
    </w:lvl>
    <w:lvl w:ilvl="1" w:tplc="3A3A4EB6">
      <w:start w:val="1"/>
      <w:numFmt w:val="bullet"/>
      <w:lvlText w:val="o"/>
      <w:lvlJc w:val="left"/>
      <w:pPr>
        <w:ind w:left="1440" w:hanging="360"/>
      </w:pPr>
      <w:rPr>
        <w:rFonts w:ascii="Courier New" w:hAnsi="Courier New" w:hint="default"/>
      </w:rPr>
    </w:lvl>
    <w:lvl w:ilvl="2" w:tplc="02EA11F6">
      <w:start w:val="1"/>
      <w:numFmt w:val="bullet"/>
      <w:lvlText w:val=""/>
      <w:lvlJc w:val="left"/>
      <w:pPr>
        <w:ind w:left="2160" w:hanging="360"/>
      </w:pPr>
      <w:rPr>
        <w:rFonts w:ascii="Wingdings" w:hAnsi="Wingdings" w:hint="default"/>
      </w:rPr>
    </w:lvl>
    <w:lvl w:ilvl="3" w:tplc="820EB2A6">
      <w:start w:val="1"/>
      <w:numFmt w:val="bullet"/>
      <w:lvlText w:val=""/>
      <w:lvlJc w:val="left"/>
      <w:pPr>
        <w:ind w:left="2880" w:hanging="360"/>
      </w:pPr>
      <w:rPr>
        <w:rFonts w:ascii="Symbol" w:hAnsi="Symbol" w:hint="default"/>
      </w:rPr>
    </w:lvl>
    <w:lvl w:ilvl="4" w:tplc="330CB892">
      <w:start w:val="1"/>
      <w:numFmt w:val="bullet"/>
      <w:lvlText w:val="o"/>
      <w:lvlJc w:val="left"/>
      <w:pPr>
        <w:ind w:left="3600" w:hanging="360"/>
      </w:pPr>
      <w:rPr>
        <w:rFonts w:ascii="Courier New" w:hAnsi="Courier New" w:hint="default"/>
      </w:rPr>
    </w:lvl>
    <w:lvl w:ilvl="5" w:tplc="491C2D80">
      <w:start w:val="1"/>
      <w:numFmt w:val="bullet"/>
      <w:lvlText w:val=""/>
      <w:lvlJc w:val="left"/>
      <w:pPr>
        <w:ind w:left="4320" w:hanging="360"/>
      </w:pPr>
      <w:rPr>
        <w:rFonts w:ascii="Wingdings" w:hAnsi="Wingdings" w:hint="default"/>
      </w:rPr>
    </w:lvl>
    <w:lvl w:ilvl="6" w:tplc="CF50DD98">
      <w:start w:val="1"/>
      <w:numFmt w:val="bullet"/>
      <w:lvlText w:val=""/>
      <w:lvlJc w:val="left"/>
      <w:pPr>
        <w:ind w:left="5040" w:hanging="360"/>
      </w:pPr>
      <w:rPr>
        <w:rFonts w:ascii="Symbol" w:hAnsi="Symbol" w:hint="default"/>
      </w:rPr>
    </w:lvl>
    <w:lvl w:ilvl="7" w:tplc="B712C64C">
      <w:start w:val="1"/>
      <w:numFmt w:val="bullet"/>
      <w:lvlText w:val="o"/>
      <w:lvlJc w:val="left"/>
      <w:pPr>
        <w:ind w:left="5760" w:hanging="360"/>
      </w:pPr>
      <w:rPr>
        <w:rFonts w:ascii="Courier New" w:hAnsi="Courier New" w:hint="default"/>
      </w:rPr>
    </w:lvl>
    <w:lvl w:ilvl="8" w:tplc="D0F25E22">
      <w:start w:val="1"/>
      <w:numFmt w:val="bullet"/>
      <w:lvlText w:val=""/>
      <w:lvlJc w:val="left"/>
      <w:pPr>
        <w:ind w:left="6480" w:hanging="360"/>
      </w:pPr>
      <w:rPr>
        <w:rFonts w:ascii="Wingdings" w:hAnsi="Wingdings" w:hint="default"/>
      </w:rPr>
    </w:lvl>
  </w:abstractNum>
  <w:abstractNum w:abstractNumId="1" w15:restartNumberingAfterBreak="0">
    <w:nsid w:val="012514CE"/>
    <w:multiLevelType w:val="hybridMultilevel"/>
    <w:tmpl w:val="B71E7F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163E46"/>
    <w:multiLevelType w:val="hybridMultilevel"/>
    <w:tmpl w:val="FFFFFFFF"/>
    <w:lvl w:ilvl="0" w:tplc="C8F63B3A">
      <w:start w:val="1"/>
      <w:numFmt w:val="bullet"/>
      <w:lvlText w:val=""/>
      <w:lvlJc w:val="left"/>
      <w:pPr>
        <w:ind w:left="720" w:hanging="360"/>
      </w:pPr>
      <w:rPr>
        <w:rFonts w:ascii="Symbol" w:hAnsi="Symbol" w:hint="default"/>
      </w:rPr>
    </w:lvl>
    <w:lvl w:ilvl="1" w:tplc="B164B7C4">
      <w:start w:val="1"/>
      <w:numFmt w:val="bullet"/>
      <w:lvlText w:val="o"/>
      <w:lvlJc w:val="left"/>
      <w:pPr>
        <w:ind w:left="1440" w:hanging="360"/>
      </w:pPr>
      <w:rPr>
        <w:rFonts w:ascii="Courier New" w:hAnsi="Courier New" w:hint="default"/>
      </w:rPr>
    </w:lvl>
    <w:lvl w:ilvl="2" w:tplc="668C707C">
      <w:start w:val="1"/>
      <w:numFmt w:val="bullet"/>
      <w:lvlText w:val=""/>
      <w:lvlJc w:val="left"/>
      <w:pPr>
        <w:ind w:left="2160" w:hanging="360"/>
      </w:pPr>
      <w:rPr>
        <w:rFonts w:ascii="Wingdings" w:hAnsi="Wingdings" w:hint="default"/>
      </w:rPr>
    </w:lvl>
    <w:lvl w:ilvl="3" w:tplc="A0767CF6">
      <w:start w:val="1"/>
      <w:numFmt w:val="bullet"/>
      <w:lvlText w:val=""/>
      <w:lvlJc w:val="left"/>
      <w:pPr>
        <w:ind w:left="2880" w:hanging="360"/>
      </w:pPr>
      <w:rPr>
        <w:rFonts w:ascii="Symbol" w:hAnsi="Symbol" w:hint="default"/>
      </w:rPr>
    </w:lvl>
    <w:lvl w:ilvl="4" w:tplc="4A6C7DC4">
      <w:start w:val="1"/>
      <w:numFmt w:val="bullet"/>
      <w:lvlText w:val="o"/>
      <w:lvlJc w:val="left"/>
      <w:pPr>
        <w:ind w:left="3600" w:hanging="360"/>
      </w:pPr>
      <w:rPr>
        <w:rFonts w:ascii="Courier New" w:hAnsi="Courier New" w:hint="default"/>
      </w:rPr>
    </w:lvl>
    <w:lvl w:ilvl="5" w:tplc="2D92B658">
      <w:start w:val="1"/>
      <w:numFmt w:val="bullet"/>
      <w:lvlText w:val=""/>
      <w:lvlJc w:val="left"/>
      <w:pPr>
        <w:ind w:left="4320" w:hanging="360"/>
      </w:pPr>
      <w:rPr>
        <w:rFonts w:ascii="Wingdings" w:hAnsi="Wingdings" w:hint="default"/>
      </w:rPr>
    </w:lvl>
    <w:lvl w:ilvl="6" w:tplc="E4DED640">
      <w:start w:val="1"/>
      <w:numFmt w:val="bullet"/>
      <w:lvlText w:val=""/>
      <w:lvlJc w:val="left"/>
      <w:pPr>
        <w:ind w:left="5040" w:hanging="360"/>
      </w:pPr>
      <w:rPr>
        <w:rFonts w:ascii="Symbol" w:hAnsi="Symbol" w:hint="default"/>
      </w:rPr>
    </w:lvl>
    <w:lvl w:ilvl="7" w:tplc="1046C394">
      <w:start w:val="1"/>
      <w:numFmt w:val="bullet"/>
      <w:lvlText w:val="o"/>
      <w:lvlJc w:val="left"/>
      <w:pPr>
        <w:ind w:left="5760" w:hanging="360"/>
      </w:pPr>
      <w:rPr>
        <w:rFonts w:ascii="Courier New" w:hAnsi="Courier New" w:hint="default"/>
      </w:rPr>
    </w:lvl>
    <w:lvl w:ilvl="8" w:tplc="8E54D7A8">
      <w:start w:val="1"/>
      <w:numFmt w:val="bullet"/>
      <w:lvlText w:val=""/>
      <w:lvlJc w:val="left"/>
      <w:pPr>
        <w:ind w:left="6480" w:hanging="360"/>
      </w:pPr>
      <w:rPr>
        <w:rFonts w:ascii="Wingdings" w:hAnsi="Wingdings" w:hint="default"/>
      </w:rPr>
    </w:lvl>
  </w:abstractNum>
  <w:abstractNum w:abstractNumId="3" w15:restartNumberingAfterBreak="0">
    <w:nsid w:val="07016169"/>
    <w:multiLevelType w:val="hybridMultilevel"/>
    <w:tmpl w:val="FFFFFFFF"/>
    <w:lvl w:ilvl="0" w:tplc="4C8ADF26">
      <w:start w:val="1"/>
      <w:numFmt w:val="decimal"/>
      <w:lvlText w:val="%1."/>
      <w:lvlJc w:val="left"/>
      <w:pPr>
        <w:ind w:left="720" w:hanging="360"/>
      </w:pPr>
    </w:lvl>
    <w:lvl w:ilvl="1" w:tplc="74E03980">
      <w:start w:val="1"/>
      <w:numFmt w:val="lowerLetter"/>
      <w:lvlText w:val="%2."/>
      <w:lvlJc w:val="left"/>
      <w:pPr>
        <w:ind w:left="1440" w:hanging="360"/>
      </w:pPr>
    </w:lvl>
    <w:lvl w:ilvl="2" w:tplc="42504E4A">
      <w:start w:val="1"/>
      <w:numFmt w:val="lowerRoman"/>
      <w:lvlText w:val="%3."/>
      <w:lvlJc w:val="right"/>
      <w:pPr>
        <w:ind w:left="2160" w:hanging="180"/>
      </w:pPr>
    </w:lvl>
    <w:lvl w:ilvl="3" w:tplc="CF8E1B52">
      <w:start w:val="1"/>
      <w:numFmt w:val="decimal"/>
      <w:lvlText w:val="%4."/>
      <w:lvlJc w:val="left"/>
      <w:pPr>
        <w:ind w:left="2880" w:hanging="360"/>
      </w:pPr>
    </w:lvl>
    <w:lvl w:ilvl="4" w:tplc="9E583C7C">
      <w:start w:val="1"/>
      <w:numFmt w:val="lowerLetter"/>
      <w:lvlText w:val="%5."/>
      <w:lvlJc w:val="left"/>
      <w:pPr>
        <w:ind w:left="3600" w:hanging="360"/>
      </w:pPr>
    </w:lvl>
    <w:lvl w:ilvl="5" w:tplc="EA80F7AC">
      <w:start w:val="1"/>
      <w:numFmt w:val="lowerRoman"/>
      <w:lvlText w:val="%6."/>
      <w:lvlJc w:val="right"/>
      <w:pPr>
        <w:ind w:left="4320" w:hanging="180"/>
      </w:pPr>
    </w:lvl>
    <w:lvl w:ilvl="6" w:tplc="44001F9A">
      <w:start w:val="1"/>
      <w:numFmt w:val="decimal"/>
      <w:lvlText w:val="%7."/>
      <w:lvlJc w:val="left"/>
      <w:pPr>
        <w:ind w:left="5040" w:hanging="360"/>
      </w:pPr>
    </w:lvl>
    <w:lvl w:ilvl="7" w:tplc="CDEC95F6">
      <w:start w:val="1"/>
      <w:numFmt w:val="lowerLetter"/>
      <w:lvlText w:val="%8."/>
      <w:lvlJc w:val="left"/>
      <w:pPr>
        <w:ind w:left="5760" w:hanging="360"/>
      </w:pPr>
    </w:lvl>
    <w:lvl w:ilvl="8" w:tplc="6D164E72">
      <w:start w:val="1"/>
      <w:numFmt w:val="lowerRoman"/>
      <w:lvlText w:val="%9."/>
      <w:lvlJc w:val="right"/>
      <w:pPr>
        <w:ind w:left="6480" w:hanging="180"/>
      </w:pPr>
    </w:lvl>
  </w:abstractNum>
  <w:abstractNum w:abstractNumId="4" w15:restartNumberingAfterBreak="0">
    <w:nsid w:val="14DB9469"/>
    <w:multiLevelType w:val="hybridMultilevel"/>
    <w:tmpl w:val="FFFFFFFF"/>
    <w:lvl w:ilvl="0" w:tplc="B95CB4E2">
      <w:start w:val="1"/>
      <w:numFmt w:val="bullet"/>
      <w:lvlText w:val=""/>
      <w:lvlJc w:val="left"/>
      <w:pPr>
        <w:ind w:left="720" w:hanging="360"/>
      </w:pPr>
      <w:rPr>
        <w:rFonts w:ascii="Symbol" w:hAnsi="Symbol" w:hint="default"/>
      </w:rPr>
    </w:lvl>
    <w:lvl w:ilvl="1" w:tplc="E2021042">
      <w:start w:val="1"/>
      <w:numFmt w:val="bullet"/>
      <w:lvlText w:val="o"/>
      <w:lvlJc w:val="left"/>
      <w:pPr>
        <w:ind w:left="1440" w:hanging="360"/>
      </w:pPr>
      <w:rPr>
        <w:rFonts w:ascii="Courier New" w:hAnsi="Courier New" w:hint="default"/>
      </w:rPr>
    </w:lvl>
    <w:lvl w:ilvl="2" w:tplc="05D2A852">
      <w:start w:val="1"/>
      <w:numFmt w:val="bullet"/>
      <w:lvlText w:val=""/>
      <w:lvlJc w:val="left"/>
      <w:pPr>
        <w:ind w:left="2160" w:hanging="360"/>
      </w:pPr>
      <w:rPr>
        <w:rFonts w:ascii="Wingdings" w:hAnsi="Wingdings" w:hint="default"/>
      </w:rPr>
    </w:lvl>
    <w:lvl w:ilvl="3" w:tplc="BC42DE8A">
      <w:start w:val="1"/>
      <w:numFmt w:val="bullet"/>
      <w:lvlText w:val=""/>
      <w:lvlJc w:val="left"/>
      <w:pPr>
        <w:ind w:left="2880" w:hanging="360"/>
      </w:pPr>
      <w:rPr>
        <w:rFonts w:ascii="Symbol" w:hAnsi="Symbol" w:hint="default"/>
      </w:rPr>
    </w:lvl>
    <w:lvl w:ilvl="4" w:tplc="F558BA0A">
      <w:start w:val="1"/>
      <w:numFmt w:val="bullet"/>
      <w:lvlText w:val="o"/>
      <w:lvlJc w:val="left"/>
      <w:pPr>
        <w:ind w:left="3600" w:hanging="360"/>
      </w:pPr>
      <w:rPr>
        <w:rFonts w:ascii="Courier New" w:hAnsi="Courier New" w:hint="default"/>
      </w:rPr>
    </w:lvl>
    <w:lvl w:ilvl="5" w:tplc="929E55B4">
      <w:start w:val="1"/>
      <w:numFmt w:val="bullet"/>
      <w:lvlText w:val=""/>
      <w:lvlJc w:val="left"/>
      <w:pPr>
        <w:ind w:left="4320" w:hanging="360"/>
      </w:pPr>
      <w:rPr>
        <w:rFonts w:ascii="Wingdings" w:hAnsi="Wingdings" w:hint="default"/>
      </w:rPr>
    </w:lvl>
    <w:lvl w:ilvl="6" w:tplc="3ECC9100">
      <w:start w:val="1"/>
      <w:numFmt w:val="bullet"/>
      <w:lvlText w:val=""/>
      <w:lvlJc w:val="left"/>
      <w:pPr>
        <w:ind w:left="5040" w:hanging="360"/>
      </w:pPr>
      <w:rPr>
        <w:rFonts w:ascii="Symbol" w:hAnsi="Symbol" w:hint="default"/>
      </w:rPr>
    </w:lvl>
    <w:lvl w:ilvl="7" w:tplc="2714A74C">
      <w:start w:val="1"/>
      <w:numFmt w:val="bullet"/>
      <w:lvlText w:val="o"/>
      <w:lvlJc w:val="left"/>
      <w:pPr>
        <w:ind w:left="5760" w:hanging="360"/>
      </w:pPr>
      <w:rPr>
        <w:rFonts w:ascii="Courier New" w:hAnsi="Courier New" w:hint="default"/>
      </w:rPr>
    </w:lvl>
    <w:lvl w:ilvl="8" w:tplc="C1E6462E">
      <w:start w:val="1"/>
      <w:numFmt w:val="bullet"/>
      <w:lvlText w:val=""/>
      <w:lvlJc w:val="left"/>
      <w:pPr>
        <w:ind w:left="6480" w:hanging="360"/>
      </w:pPr>
      <w:rPr>
        <w:rFonts w:ascii="Wingdings" w:hAnsi="Wingdings" w:hint="default"/>
      </w:rPr>
    </w:lvl>
  </w:abstractNum>
  <w:abstractNum w:abstractNumId="5" w15:restartNumberingAfterBreak="0">
    <w:nsid w:val="16A27C27"/>
    <w:multiLevelType w:val="hybridMultilevel"/>
    <w:tmpl w:val="7C703B2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12F4FCC"/>
    <w:multiLevelType w:val="hybridMultilevel"/>
    <w:tmpl w:val="FFFFFFFF"/>
    <w:lvl w:ilvl="0" w:tplc="9C260CC8">
      <w:start w:val="1"/>
      <w:numFmt w:val="bullet"/>
      <w:lvlText w:val=""/>
      <w:lvlJc w:val="left"/>
      <w:pPr>
        <w:ind w:left="720" w:hanging="360"/>
      </w:pPr>
      <w:rPr>
        <w:rFonts w:ascii="Symbol" w:hAnsi="Symbol" w:hint="default"/>
      </w:rPr>
    </w:lvl>
    <w:lvl w:ilvl="1" w:tplc="993C2D98">
      <w:start w:val="1"/>
      <w:numFmt w:val="bullet"/>
      <w:lvlText w:val="o"/>
      <w:lvlJc w:val="left"/>
      <w:pPr>
        <w:ind w:left="1440" w:hanging="360"/>
      </w:pPr>
      <w:rPr>
        <w:rFonts w:ascii="Courier New" w:hAnsi="Courier New" w:hint="default"/>
      </w:rPr>
    </w:lvl>
    <w:lvl w:ilvl="2" w:tplc="95DCAB72">
      <w:start w:val="1"/>
      <w:numFmt w:val="bullet"/>
      <w:lvlText w:val=""/>
      <w:lvlJc w:val="left"/>
      <w:pPr>
        <w:ind w:left="2160" w:hanging="360"/>
      </w:pPr>
      <w:rPr>
        <w:rFonts w:ascii="Wingdings" w:hAnsi="Wingdings" w:hint="default"/>
      </w:rPr>
    </w:lvl>
    <w:lvl w:ilvl="3" w:tplc="DEA4EA7C">
      <w:start w:val="1"/>
      <w:numFmt w:val="bullet"/>
      <w:lvlText w:val=""/>
      <w:lvlJc w:val="left"/>
      <w:pPr>
        <w:ind w:left="2880" w:hanging="360"/>
      </w:pPr>
      <w:rPr>
        <w:rFonts w:ascii="Symbol" w:hAnsi="Symbol" w:hint="default"/>
      </w:rPr>
    </w:lvl>
    <w:lvl w:ilvl="4" w:tplc="5F5A97E0">
      <w:start w:val="1"/>
      <w:numFmt w:val="bullet"/>
      <w:lvlText w:val="o"/>
      <w:lvlJc w:val="left"/>
      <w:pPr>
        <w:ind w:left="3600" w:hanging="360"/>
      </w:pPr>
      <w:rPr>
        <w:rFonts w:ascii="Courier New" w:hAnsi="Courier New" w:hint="default"/>
      </w:rPr>
    </w:lvl>
    <w:lvl w:ilvl="5" w:tplc="F9327744">
      <w:start w:val="1"/>
      <w:numFmt w:val="bullet"/>
      <w:lvlText w:val=""/>
      <w:lvlJc w:val="left"/>
      <w:pPr>
        <w:ind w:left="4320" w:hanging="360"/>
      </w:pPr>
      <w:rPr>
        <w:rFonts w:ascii="Wingdings" w:hAnsi="Wingdings" w:hint="default"/>
      </w:rPr>
    </w:lvl>
    <w:lvl w:ilvl="6" w:tplc="0FE67126">
      <w:start w:val="1"/>
      <w:numFmt w:val="bullet"/>
      <w:lvlText w:val=""/>
      <w:lvlJc w:val="left"/>
      <w:pPr>
        <w:ind w:left="5040" w:hanging="360"/>
      </w:pPr>
      <w:rPr>
        <w:rFonts w:ascii="Symbol" w:hAnsi="Symbol" w:hint="default"/>
      </w:rPr>
    </w:lvl>
    <w:lvl w:ilvl="7" w:tplc="344814C6">
      <w:start w:val="1"/>
      <w:numFmt w:val="bullet"/>
      <w:lvlText w:val="o"/>
      <w:lvlJc w:val="left"/>
      <w:pPr>
        <w:ind w:left="5760" w:hanging="360"/>
      </w:pPr>
      <w:rPr>
        <w:rFonts w:ascii="Courier New" w:hAnsi="Courier New" w:hint="default"/>
      </w:rPr>
    </w:lvl>
    <w:lvl w:ilvl="8" w:tplc="5F5E1D46">
      <w:start w:val="1"/>
      <w:numFmt w:val="bullet"/>
      <w:lvlText w:val=""/>
      <w:lvlJc w:val="left"/>
      <w:pPr>
        <w:ind w:left="6480" w:hanging="360"/>
      </w:pPr>
      <w:rPr>
        <w:rFonts w:ascii="Wingdings" w:hAnsi="Wingdings" w:hint="default"/>
      </w:rPr>
    </w:lvl>
  </w:abstractNum>
  <w:abstractNum w:abstractNumId="7" w15:restartNumberingAfterBreak="0">
    <w:nsid w:val="24C55276"/>
    <w:multiLevelType w:val="hybridMultilevel"/>
    <w:tmpl w:val="68C6F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3A108"/>
    <w:multiLevelType w:val="hybridMultilevel"/>
    <w:tmpl w:val="FFFFFFFF"/>
    <w:lvl w:ilvl="0" w:tplc="5FC6984C">
      <w:start w:val="1"/>
      <w:numFmt w:val="decimal"/>
      <w:lvlText w:val="%1."/>
      <w:lvlJc w:val="left"/>
      <w:pPr>
        <w:ind w:left="720" w:hanging="360"/>
      </w:pPr>
    </w:lvl>
    <w:lvl w:ilvl="1" w:tplc="1DAE1916">
      <w:start w:val="1"/>
      <w:numFmt w:val="lowerLetter"/>
      <w:lvlText w:val="%2."/>
      <w:lvlJc w:val="left"/>
      <w:pPr>
        <w:ind w:left="1440" w:hanging="360"/>
      </w:pPr>
    </w:lvl>
    <w:lvl w:ilvl="2" w:tplc="E8F6E026">
      <w:start w:val="1"/>
      <w:numFmt w:val="lowerRoman"/>
      <w:lvlText w:val="%3."/>
      <w:lvlJc w:val="right"/>
      <w:pPr>
        <w:ind w:left="2160" w:hanging="180"/>
      </w:pPr>
    </w:lvl>
    <w:lvl w:ilvl="3" w:tplc="AB7E9A2C">
      <w:start w:val="1"/>
      <w:numFmt w:val="decimal"/>
      <w:lvlText w:val="%4."/>
      <w:lvlJc w:val="left"/>
      <w:pPr>
        <w:ind w:left="2880" w:hanging="360"/>
      </w:pPr>
    </w:lvl>
    <w:lvl w:ilvl="4" w:tplc="15C80BF2">
      <w:start w:val="1"/>
      <w:numFmt w:val="lowerLetter"/>
      <w:lvlText w:val="%5."/>
      <w:lvlJc w:val="left"/>
      <w:pPr>
        <w:ind w:left="3600" w:hanging="360"/>
      </w:pPr>
    </w:lvl>
    <w:lvl w:ilvl="5" w:tplc="C1381140">
      <w:start w:val="1"/>
      <w:numFmt w:val="lowerRoman"/>
      <w:lvlText w:val="%6."/>
      <w:lvlJc w:val="right"/>
      <w:pPr>
        <w:ind w:left="4320" w:hanging="180"/>
      </w:pPr>
    </w:lvl>
    <w:lvl w:ilvl="6" w:tplc="392CC6DC">
      <w:start w:val="1"/>
      <w:numFmt w:val="decimal"/>
      <w:lvlText w:val="%7."/>
      <w:lvlJc w:val="left"/>
      <w:pPr>
        <w:ind w:left="5040" w:hanging="360"/>
      </w:pPr>
    </w:lvl>
    <w:lvl w:ilvl="7" w:tplc="67940106">
      <w:start w:val="1"/>
      <w:numFmt w:val="lowerLetter"/>
      <w:lvlText w:val="%8."/>
      <w:lvlJc w:val="left"/>
      <w:pPr>
        <w:ind w:left="5760" w:hanging="360"/>
      </w:pPr>
    </w:lvl>
    <w:lvl w:ilvl="8" w:tplc="B37E64F2">
      <w:start w:val="1"/>
      <w:numFmt w:val="lowerRoman"/>
      <w:lvlText w:val="%9."/>
      <w:lvlJc w:val="right"/>
      <w:pPr>
        <w:ind w:left="6480" w:hanging="180"/>
      </w:pPr>
    </w:lvl>
  </w:abstractNum>
  <w:abstractNum w:abstractNumId="9" w15:restartNumberingAfterBreak="0">
    <w:nsid w:val="3C75B631"/>
    <w:multiLevelType w:val="hybridMultilevel"/>
    <w:tmpl w:val="FFFFFFFF"/>
    <w:lvl w:ilvl="0" w:tplc="7BA2573C">
      <w:start w:val="1"/>
      <w:numFmt w:val="bullet"/>
      <w:lvlText w:val=""/>
      <w:lvlJc w:val="left"/>
      <w:pPr>
        <w:ind w:left="720" w:hanging="360"/>
      </w:pPr>
      <w:rPr>
        <w:rFonts w:ascii="Symbol" w:hAnsi="Symbol" w:hint="default"/>
      </w:rPr>
    </w:lvl>
    <w:lvl w:ilvl="1" w:tplc="059ED0B6">
      <w:start w:val="1"/>
      <w:numFmt w:val="bullet"/>
      <w:lvlText w:val="o"/>
      <w:lvlJc w:val="left"/>
      <w:pPr>
        <w:ind w:left="1440" w:hanging="360"/>
      </w:pPr>
      <w:rPr>
        <w:rFonts w:ascii="Courier New" w:hAnsi="Courier New" w:hint="default"/>
      </w:rPr>
    </w:lvl>
    <w:lvl w:ilvl="2" w:tplc="91166CD6">
      <w:start w:val="1"/>
      <w:numFmt w:val="bullet"/>
      <w:lvlText w:val=""/>
      <w:lvlJc w:val="left"/>
      <w:pPr>
        <w:ind w:left="2160" w:hanging="360"/>
      </w:pPr>
      <w:rPr>
        <w:rFonts w:ascii="Wingdings" w:hAnsi="Wingdings" w:hint="default"/>
      </w:rPr>
    </w:lvl>
    <w:lvl w:ilvl="3" w:tplc="B8808A42">
      <w:start w:val="1"/>
      <w:numFmt w:val="bullet"/>
      <w:lvlText w:val=""/>
      <w:lvlJc w:val="left"/>
      <w:pPr>
        <w:ind w:left="2880" w:hanging="360"/>
      </w:pPr>
      <w:rPr>
        <w:rFonts w:ascii="Symbol" w:hAnsi="Symbol" w:hint="default"/>
      </w:rPr>
    </w:lvl>
    <w:lvl w:ilvl="4" w:tplc="81B2E84A">
      <w:start w:val="1"/>
      <w:numFmt w:val="bullet"/>
      <w:lvlText w:val="o"/>
      <w:lvlJc w:val="left"/>
      <w:pPr>
        <w:ind w:left="3600" w:hanging="360"/>
      </w:pPr>
      <w:rPr>
        <w:rFonts w:ascii="Courier New" w:hAnsi="Courier New" w:hint="default"/>
      </w:rPr>
    </w:lvl>
    <w:lvl w:ilvl="5" w:tplc="FD14773C">
      <w:start w:val="1"/>
      <w:numFmt w:val="bullet"/>
      <w:lvlText w:val=""/>
      <w:lvlJc w:val="left"/>
      <w:pPr>
        <w:ind w:left="4320" w:hanging="360"/>
      </w:pPr>
      <w:rPr>
        <w:rFonts w:ascii="Wingdings" w:hAnsi="Wingdings" w:hint="default"/>
      </w:rPr>
    </w:lvl>
    <w:lvl w:ilvl="6" w:tplc="CB22878A">
      <w:start w:val="1"/>
      <w:numFmt w:val="bullet"/>
      <w:lvlText w:val=""/>
      <w:lvlJc w:val="left"/>
      <w:pPr>
        <w:ind w:left="5040" w:hanging="360"/>
      </w:pPr>
      <w:rPr>
        <w:rFonts w:ascii="Symbol" w:hAnsi="Symbol" w:hint="default"/>
      </w:rPr>
    </w:lvl>
    <w:lvl w:ilvl="7" w:tplc="638207B6">
      <w:start w:val="1"/>
      <w:numFmt w:val="bullet"/>
      <w:lvlText w:val="o"/>
      <w:lvlJc w:val="left"/>
      <w:pPr>
        <w:ind w:left="5760" w:hanging="360"/>
      </w:pPr>
      <w:rPr>
        <w:rFonts w:ascii="Courier New" w:hAnsi="Courier New" w:hint="default"/>
      </w:rPr>
    </w:lvl>
    <w:lvl w:ilvl="8" w:tplc="525019AE">
      <w:start w:val="1"/>
      <w:numFmt w:val="bullet"/>
      <w:lvlText w:val=""/>
      <w:lvlJc w:val="left"/>
      <w:pPr>
        <w:ind w:left="6480" w:hanging="360"/>
      </w:pPr>
      <w:rPr>
        <w:rFonts w:ascii="Wingdings" w:hAnsi="Wingdings" w:hint="default"/>
      </w:rPr>
    </w:lvl>
  </w:abstractNum>
  <w:abstractNum w:abstractNumId="10" w15:restartNumberingAfterBreak="0">
    <w:nsid w:val="51DECF69"/>
    <w:multiLevelType w:val="hybridMultilevel"/>
    <w:tmpl w:val="FFFFFFFF"/>
    <w:lvl w:ilvl="0" w:tplc="1B527C5A">
      <w:start w:val="1"/>
      <w:numFmt w:val="bullet"/>
      <w:lvlText w:val=""/>
      <w:lvlJc w:val="left"/>
      <w:pPr>
        <w:ind w:left="720" w:hanging="360"/>
      </w:pPr>
      <w:rPr>
        <w:rFonts w:ascii="Symbol" w:hAnsi="Symbol" w:hint="default"/>
      </w:rPr>
    </w:lvl>
    <w:lvl w:ilvl="1" w:tplc="2814D496">
      <w:start w:val="1"/>
      <w:numFmt w:val="bullet"/>
      <w:lvlText w:val="o"/>
      <w:lvlJc w:val="left"/>
      <w:pPr>
        <w:ind w:left="1440" w:hanging="360"/>
      </w:pPr>
      <w:rPr>
        <w:rFonts w:ascii="Courier New" w:hAnsi="Courier New" w:hint="default"/>
      </w:rPr>
    </w:lvl>
    <w:lvl w:ilvl="2" w:tplc="1A70C078">
      <w:start w:val="1"/>
      <w:numFmt w:val="bullet"/>
      <w:lvlText w:val=""/>
      <w:lvlJc w:val="left"/>
      <w:pPr>
        <w:ind w:left="2160" w:hanging="360"/>
      </w:pPr>
      <w:rPr>
        <w:rFonts w:ascii="Wingdings" w:hAnsi="Wingdings" w:hint="default"/>
      </w:rPr>
    </w:lvl>
    <w:lvl w:ilvl="3" w:tplc="513CFA10">
      <w:start w:val="1"/>
      <w:numFmt w:val="bullet"/>
      <w:lvlText w:val=""/>
      <w:lvlJc w:val="left"/>
      <w:pPr>
        <w:ind w:left="2880" w:hanging="360"/>
      </w:pPr>
      <w:rPr>
        <w:rFonts w:ascii="Symbol" w:hAnsi="Symbol" w:hint="default"/>
      </w:rPr>
    </w:lvl>
    <w:lvl w:ilvl="4" w:tplc="ED46598C">
      <w:start w:val="1"/>
      <w:numFmt w:val="bullet"/>
      <w:lvlText w:val="o"/>
      <w:lvlJc w:val="left"/>
      <w:pPr>
        <w:ind w:left="3600" w:hanging="360"/>
      </w:pPr>
      <w:rPr>
        <w:rFonts w:ascii="Courier New" w:hAnsi="Courier New" w:hint="default"/>
      </w:rPr>
    </w:lvl>
    <w:lvl w:ilvl="5" w:tplc="E7043E12">
      <w:start w:val="1"/>
      <w:numFmt w:val="bullet"/>
      <w:lvlText w:val=""/>
      <w:lvlJc w:val="left"/>
      <w:pPr>
        <w:ind w:left="4320" w:hanging="360"/>
      </w:pPr>
      <w:rPr>
        <w:rFonts w:ascii="Wingdings" w:hAnsi="Wingdings" w:hint="default"/>
      </w:rPr>
    </w:lvl>
    <w:lvl w:ilvl="6" w:tplc="9DC8730A">
      <w:start w:val="1"/>
      <w:numFmt w:val="bullet"/>
      <w:lvlText w:val=""/>
      <w:lvlJc w:val="left"/>
      <w:pPr>
        <w:ind w:left="5040" w:hanging="360"/>
      </w:pPr>
      <w:rPr>
        <w:rFonts w:ascii="Symbol" w:hAnsi="Symbol" w:hint="default"/>
      </w:rPr>
    </w:lvl>
    <w:lvl w:ilvl="7" w:tplc="D2EC2672">
      <w:start w:val="1"/>
      <w:numFmt w:val="bullet"/>
      <w:lvlText w:val="o"/>
      <w:lvlJc w:val="left"/>
      <w:pPr>
        <w:ind w:left="5760" w:hanging="360"/>
      </w:pPr>
      <w:rPr>
        <w:rFonts w:ascii="Courier New" w:hAnsi="Courier New" w:hint="default"/>
      </w:rPr>
    </w:lvl>
    <w:lvl w:ilvl="8" w:tplc="69FECD56">
      <w:start w:val="1"/>
      <w:numFmt w:val="bullet"/>
      <w:lvlText w:val=""/>
      <w:lvlJc w:val="left"/>
      <w:pPr>
        <w:ind w:left="6480" w:hanging="360"/>
      </w:pPr>
      <w:rPr>
        <w:rFonts w:ascii="Wingdings" w:hAnsi="Wingdings" w:hint="default"/>
      </w:rPr>
    </w:lvl>
  </w:abstractNum>
  <w:abstractNum w:abstractNumId="11" w15:restartNumberingAfterBreak="0">
    <w:nsid w:val="5D1F382B"/>
    <w:multiLevelType w:val="multilevel"/>
    <w:tmpl w:val="FFFFFFFF"/>
    <w:lvl w:ilvl="0">
      <w:start w:val="1"/>
      <w:numFmt w:val="decimal"/>
      <w:lvlText w:val="%1."/>
      <w:lvlJc w:val="left"/>
      <w:pPr>
        <w:ind w:left="720" w:hanging="360"/>
      </w:pPr>
      <w:rPr>
        <w:rFonts w:ascii="TH Sarabun New" w:hAnsi="TH Sarabun Ne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0E49B19"/>
    <w:multiLevelType w:val="hybridMultilevel"/>
    <w:tmpl w:val="FFFFFFFF"/>
    <w:lvl w:ilvl="0" w:tplc="5AE67D58">
      <w:start w:val="1"/>
      <w:numFmt w:val="bullet"/>
      <w:lvlText w:val=""/>
      <w:lvlJc w:val="left"/>
      <w:pPr>
        <w:ind w:left="1080" w:hanging="360"/>
      </w:pPr>
      <w:rPr>
        <w:rFonts w:ascii="Symbol" w:hAnsi="Symbol" w:hint="default"/>
      </w:rPr>
    </w:lvl>
    <w:lvl w:ilvl="1" w:tplc="1B504490">
      <w:start w:val="1"/>
      <w:numFmt w:val="bullet"/>
      <w:lvlText w:val="o"/>
      <w:lvlJc w:val="left"/>
      <w:pPr>
        <w:ind w:left="1800" w:hanging="360"/>
      </w:pPr>
      <w:rPr>
        <w:rFonts w:ascii="Courier New" w:hAnsi="Courier New" w:hint="default"/>
      </w:rPr>
    </w:lvl>
    <w:lvl w:ilvl="2" w:tplc="A538D898">
      <w:start w:val="1"/>
      <w:numFmt w:val="bullet"/>
      <w:lvlText w:val=""/>
      <w:lvlJc w:val="left"/>
      <w:pPr>
        <w:ind w:left="2520" w:hanging="360"/>
      </w:pPr>
      <w:rPr>
        <w:rFonts w:ascii="Wingdings" w:hAnsi="Wingdings" w:hint="default"/>
      </w:rPr>
    </w:lvl>
    <w:lvl w:ilvl="3" w:tplc="C0C6EBCE">
      <w:start w:val="1"/>
      <w:numFmt w:val="bullet"/>
      <w:lvlText w:val=""/>
      <w:lvlJc w:val="left"/>
      <w:pPr>
        <w:ind w:left="3240" w:hanging="360"/>
      </w:pPr>
      <w:rPr>
        <w:rFonts w:ascii="Symbol" w:hAnsi="Symbol" w:hint="default"/>
      </w:rPr>
    </w:lvl>
    <w:lvl w:ilvl="4" w:tplc="CD582DEA">
      <w:start w:val="1"/>
      <w:numFmt w:val="bullet"/>
      <w:lvlText w:val="o"/>
      <w:lvlJc w:val="left"/>
      <w:pPr>
        <w:ind w:left="3960" w:hanging="360"/>
      </w:pPr>
      <w:rPr>
        <w:rFonts w:ascii="Courier New" w:hAnsi="Courier New" w:hint="default"/>
      </w:rPr>
    </w:lvl>
    <w:lvl w:ilvl="5" w:tplc="FA32ED2E">
      <w:start w:val="1"/>
      <w:numFmt w:val="bullet"/>
      <w:lvlText w:val=""/>
      <w:lvlJc w:val="left"/>
      <w:pPr>
        <w:ind w:left="4680" w:hanging="360"/>
      </w:pPr>
      <w:rPr>
        <w:rFonts w:ascii="Wingdings" w:hAnsi="Wingdings" w:hint="default"/>
      </w:rPr>
    </w:lvl>
    <w:lvl w:ilvl="6" w:tplc="7E48F83E">
      <w:start w:val="1"/>
      <w:numFmt w:val="bullet"/>
      <w:lvlText w:val=""/>
      <w:lvlJc w:val="left"/>
      <w:pPr>
        <w:ind w:left="5400" w:hanging="360"/>
      </w:pPr>
      <w:rPr>
        <w:rFonts w:ascii="Symbol" w:hAnsi="Symbol" w:hint="default"/>
      </w:rPr>
    </w:lvl>
    <w:lvl w:ilvl="7" w:tplc="E946AF42">
      <w:start w:val="1"/>
      <w:numFmt w:val="bullet"/>
      <w:lvlText w:val="o"/>
      <w:lvlJc w:val="left"/>
      <w:pPr>
        <w:ind w:left="6120" w:hanging="360"/>
      </w:pPr>
      <w:rPr>
        <w:rFonts w:ascii="Courier New" w:hAnsi="Courier New" w:hint="default"/>
      </w:rPr>
    </w:lvl>
    <w:lvl w:ilvl="8" w:tplc="007CEEA6">
      <w:start w:val="1"/>
      <w:numFmt w:val="bullet"/>
      <w:lvlText w:val=""/>
      <w:lvlJc w:val="left"/>
      <w:pPr>
        <w:ind w:left="6840" w:hanging="360"/>
      </w:pPr>
      <w:rPr>
        <w:rFonts w:ascii="Wingdings" w:hAnsi="Wingdings" w:hint="default"/>
      </w:rPr>
    </w:lvl>
  </w:abstractNum>
  <w:abstractNum w:abstractNumId="13" w15:restartNumberingAfterBreak="0">
    <w:nsid w:val="61460592"/>
    <w:multiLevelType w:val="hybridMultilevel"/>
    <w:tmpl w:val="C4A8DE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174F3E3"/>
    <w:multiLevelType w:val="hybridMultilevel"/>
    <w:tmpl w:val="FFFFFFFF"/>
    <w:lvl w:ilvl="0" w:tplc="8C02A6E8">
      <w:start w:val="1"/>
      <w:numFmt w:val="bullet"/>
      <w:lvlText w:val=""/>
      <w:lvlJc w:val="left"/>
      <w:pPr>
        <w:ind w:left="720" w:hanging="360"/>
      </w:pPr>
      <w:rPr>
        <w:rFonts w:ascii="Symbol" w:hAnsi="Symbol" w:hint="default"/>
      </w:rPr>
    </w:lvl>
    <w:lvl w:ilvl="1" w:tplc="B52C02C2">
      <w:start w:val="1"/>
      <w:numFmt w:val="bullet"/>
      <w:lvlText w:val="o"/>
      <w:lvlJc w:val="left"/>
      <w:pPr>
        <w:ind w:left="1440" w:hanging="360"/>
      </w:pPr>
      <w:rPr>
        <w:rFonts w:ascii="Courier New" w:hAnsi="Courier New" w:hint="default"/>
      </w:rPr>
    </w:lvl>
    <w:lvl w:ilvl="2" w:tplc="0492B9A6">
      <w:start w:val="1"/>
      <w:numFmt w:val="bullet"/>
      <w:lvlText w:val=""/>
      <w:lvlJc w:val="left"/>
      <w:pPr>
        <w:ind w:left="2160" w:hanging="360"/>
      </w:pPr>
      <w:rPr>
        <w:rFonts w:ascii="Wingdings" w:hAnsi="Wingdings" w:hint="default"/>
      </w:rPr>
    </w:lvl>
    <w:lvl w:ilvl="3" w:tplc="CCE06B46">
      <w:start w:val="1"/>
      <w:numFmt w:val="bullet"/>
      <w:lvlText w:val=""/>
      <w:lvlJc w:val="left"/>
      <w:pPr>
        <w:ind w:left="2880" w:hanging="360"/>
      </w:pPr>
      <w:rPr>
        <w:rFonts w:ascii="Symbol" w:hAnsi="Symbol" w:hint="default"/>
      </w:rPr>
    </w:lvl>
    <w:lvl w:ilvl="4" w:tplc="BF84A248">
      <w:start w:val="1"/>
      <w:numFmt w:val="bullet"/>
      <w:lvlText w:val="o"/>
      <w:lvlJc w:val="left"/>
      <w:pPr>
        <w:ind w:left="3600" w:hanging="360"/>
      </w:pPr>
      <w:rPr>
        <w:rFonts w:ascii="Courier New" w:hAnsi="Courier New" w:hint="default"/>
      </w:rPr>
    </w:lvl>
    <w:lvl w:ilvl="5" w:tplc="262A8E4A">
      <w:start w:val="1"/>
      <w:numFmt w:val="bullet"/>
      <w:lvlText w:val=""/>
      <w:lvlJc w:val="left"/>
      <w:pPr>
        <w:ind w:left="4320" w:hanging="360"/>
      </w:pPr>
      <w:rPr>
        <w:rFonts w:ascii="Wingdings" w:hAnsi="Wingdings" w:hint="default"/>
      </w:rPr>
    </w:lvl>
    <w:lvl w:ilvl="6" w:tplc="46D826F2">
      <w:start w:val="1"/>
      <w:numFmt w:val="bullet"/>
      <w:lvlText w:val=""/>
      <w:lvlJc w:val="left"/>
      <w:pPr>
        <w:ind w:left="5040" w:hanging="360"/>
      </w:pPr>
      <w:rPr>
        <w:rFonts w:ascii="Symbol" w:hAnsi="Symbol" w:hint="default"/>
      </w:rPr>
    </w:lvl>
    <w:lvl w:ilvl="7" w:tplc="815AD024">
      <w:start w:val="1"/>
      <w:numFmt w:val="bullet"/>
      <w:lvlText w:val="o"/>
      <w:lvlJc w:val="left"/>
      <w:pPr>
        <w:ind w:left="5760" w:hanging="360"/>
      </w:pPr>
      <w:rPr>
        <w:rFonts w:ascii="Courier New" w:hAnsi="Courier New" w:hint="default"/>
      </w:rPr>
    </w:lvl>
    <w:lvl w:ilvl="8" w:tplc="9B3CE636">
      <w:start w:val="1"/>
      <w:numFmt w:val="bullet"/>
      <w:lvlText w:val=""/>
      <w:lvlJc w:val="left"/>
      <w:pPr>
        <w:ind w:left="6480" w:hanging="360"/>
      </w:pPr>
      <w:rPr>
        <w:rFonts w:ascii="Wingdings" w:hAnsi="Wingdings" w:hint="default"/>
      </w:rPr>
    </w:lvl>
  </w:abstractNum>
  <w:abstractNum w:abstractNumId="15" w15:restartNumberingAfterBreak="0">
    <w:nsid w:val="72B2985D"/>
    <w:multiLevelType w:val="hybridMultilevel"/>
    <w:tmpl w:val="FFFFFFFF"/>
    <w:lvl w:ilvl="0" w:tplc="72466F70">
      <w:start w:val="1"/>
      <w:numFmt w:val="decimal"/>
      <w:lvlText w:val="%1."/>
      <w:lvlJc w:val="left"/>
      <w:pPr>
        <w:ind w:left="720" w:hanging="360"/>
      </w:pPr>
    </w:lvl>
    <w:lvl w:ilvl="1" w:tplc="A4027AD0">
      <w:start w:val="1"/>
      <w:numFmt w:val="lowerLetter"/>
      <w:lvlText w:val="%2."/>
      <w:lvlJc w:val="left"/>
      <w:pPr>
        <w:ind w:left="1440" w:hanging="360"/>
      </w:pPr>
    </w:lvl>
    <w:lvl w:ilvl="2" w:tplc="FF864D28">
      <w:start w:val="1"/>
      <w:numFmt w:val="lowerRoman"/>
      <w:lvlText w:val="%3."/>
      <w:lvlJc w:val="right"/>
      <w:pPr>
        <w:ind w:left="2160" w:hanging="180"/>
      </w:pPr>
    </w:lvl>
    <w:lvl w:ilvl="3" w:tplc="6B38AB6E">
      <w:start w:val="1"/>
      <w:numFmt w:val="decimal"/>
      <w:lvlText w:val="%4."/>
      <w:lvlJc w:val="left"/>
      <w:pPr>
        <w:ind w:left="2880" w:hanging="360"/>
      </w:pPr>
    </w:lvl>
    <w:lvl w:ilvl="4" w:tplc="1B468E10">
      <w:start w:val="1"/>
      <w:numFmt w:val="lowerLetter"/>
      <w:lvlText w:val="%5."/>
      <w:lvlJc w:val="left"/>
      <w:pPr>
        <w:ind w:left="3600" w:hanging="360"/>
      </w:pPr>
    </w:lvl>
    <w:lvl w:ilvl="5" w:tplc="9B4EAC2E">
      <w:start w:val="1"/>
      <w:numFmt w:val="lowerRoman"/>
      <w:lvlText w:val="%6."/>
      <w:lvlJc w:val="right"/>
      <w:pPr>
        <w:ind w:left="4320" w:hanging="180"/>
      </w:pPr>
    </w:lvl>
    <w:lvl w:ilvl="6" w:tplc="F7D6819A">
      <w:start w:val="1"/>
      <w:numFmt w:val="decimal"/>
      <w:lvlText w:val="%7."/>
      <w:lvlJc w:val="left"/>
      <w:pPr>
        <w:ind w:left="5040" w:hanging="360"/>
      </w:pPr>
    </w:lvl>
    <w:lvl w:ilvl="7" w:tplc="9090813A">
      <w:start w:val="1"/>
      <w:numFmt w:val="lowerLetter"/>
      <w:lvlText w:val="%8."/>
      <w:lvlJc w:val="left"/>
      <w:pPr>
        <w:ind w:left="5760" w:hanging="360"/>
      </w:pPr>
    </w:lvl>
    <w:lvl w:ilvl="8" w:tplc="EB141BB6">
      <w:start w:val="1"/>
      <w:numFmt w:val="lowerRoman"/>
      <w:lvlText w:val="%9."/>
      <w:lvlJc w:val="right"/>
      <w:pPr>
        <w:ind w:left="6480" w:hanging="180"/>
      </w:pPr>
    </w:lvl>
  </w:abstractNum>
  <w:abstractNum w:abstractNumId="16" w15:restartNumberingAfterBreak="0">
    <w:nsid w:val="7C661DC3"/>
    <w:multiLevelType w:val="hybridMultilevel"/>
    <w:tmpl w:val="FD8A4C3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7E78106A"/>
    <w:multiLevelType w:val="hybridMultilevel"/>
    <w:tmpl w:val="2E6C450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111825907">
    <w:abstractNumId w:val="11"/>
  </w:num>
  <w:num w:numId="2" w16cid:durableId="1097142427">
    <w:abstractNumId w:val="3"/>
  </w:num>
  <w:num w:numId="3" w16cid:durableId="2056730553">
    <w:abstractNumId w:val="10"/>
  </w:num>
  <w:num w:numId="4" w16cid:durableId="1285773475">
    <w:abstractNumId w:val="15"/>
  </w:num>
  <w:num w:numId="5" w16cid:durableId="384180938">
    <w:abstractNumId w:val="6"/>
  </w:num>
  <w:num w:numId="6" w16cid:durableId="412825209">
    <w:abstractNumId w:val="4"/>
  </w:num>
  <w:num w:numId="7" w16cid:durableId="1764647789">
    <w:abstractNumId w:val="9"/>
  </w:num>
  <w:num w:numId="8" w16cid:durableId="718406052">
    <w:abstractNumId w:val="2"/>
  </w:num>
  <w:num w:numId="9" w16cid:durableId="1249801721">
    <w:abstractNumId w:val="14"/>
  </w:num>
  <w:num w:numId="10" w16cid:durableId="781925902">
    <w:abstractNumId w:val="12"/>
  </w:num>
  <w:num w:numId="11" w16cid:durableId="269169085">
    <w:abstractNumId w:val="0"/>
  </w:num>
  <w:num w:numId="12" w16cid:durableId="1718233951">
    <w:abstractNumId w:val="7"/>
  </w:num>
  <w:num w:numId="13" w16cid:durableId="1689286337">
    <w:abstractNumId w:val="8"/>
  </w:num>
  <w:num w:numId="14" w16cid:durableId="640228406">
    <w:abstractNumId w:val="16"/>
  </w:num>
  <w:num w:numId="15" w16cid:durableId="1003170480">
    <w:abstractNumId w:val="13"/>
  </w:num>
  <w:num w:numId="16" w16cid:durableId="1196969405">
    <w:abstractNumId w:val="1"/>
  </w:num>
  <w:num w:numId="17" w16cid:durableId="1751542514">
    <w:abstractNumId w:val="5"/>
  </w:num>
  <w:num w:numId="18" w16cid:durableId="11830863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ADA"/>
    <w:rsid w:val="00000E4D"/>
    <w:rsid w:val="00000F46"/>
    <w:rsid w:val="00001405"/>
    <w:rsid w:val="00001824"/>
    <w:rsid w:val="00002632"/>
    <w:rsid w:val="00003C33"/>
    <w:rsid w:val="00003C68"/>
    <w:rsid w:val="000054F1"/>
    <w:rsid w:val="000056F7"/>
    <w:rsid w:val="00006198"/>
    <w:rsid w:val="00006FB7"/>
    <w:rsid w:val="0001072D"/>
    <w:rsid w:val="00011E74"/>
    <w:rsid w:val="0001261B"/>
    <w:rsid w:val="0001341E"/>
    <w:rsid w:val="000155BD"/>
    <w:rsid w:val="00015804"/>
    <w:rsid w:val="00017419"/>
    <w:rsid w:val="00020A3B"/>
    <w:rsid w:val="00021F03"/>
    <w:rsid w:val="000225DF"/>
    <w:rsid w:val="0002323F"/>
    <w:rsid w:val="0002436A"/>
    <w:rsid w:val="00026BF5"/>
    <w:rsid w:val="00027CEA"/>
    <w:rsid w:val="00027D46"/>
    <w:rsid w:val="0003068C"/>
    <w:rsid w:val="00030F59"/>
    <w:rsid w:val="00030FC1"/>
    <w:rsid w:val="000316D6"/>
    <w:rsid w:val="00031960"/>
    <w:rsid w:val="00031C09"/>
    <w:rsid w:val="00032255"/>
    <w:rsid w:val="00032E5B"/>
    <w:rsid w:val="00033558"/>
    <w:rsid w:val="00033FEA"/>
    <w:rsid w:val="00035FD0"/>
    <w:rsid w:val="0003629E"/>
    <w:rsid w:val="00036531"/>
    <w:rsid w:val="00036ECB"/>
    <w:rsid w:val="000376C0"/>
    <w:rsid w:val="00037A2A"/>
    <w:rsid w:val="00037A8D"/>
    <w:rsid w:val="00040D1F"/>
    <w:rsid w:val="00040F11"/>
    <w:rsid w:val="00041505"/>
    <w:rsid w:val="000415BC"/>
    <w:rsid w:val="00041678"/>
    <w:rsid w:val="000428C3"/>
    <w:rsid w:val="000449F4"/>
    <w:rsid w:val="000452D9"/>
    <w:rsid w:val="0004544C"/>
    <w:rsid w:val="000457C7"/>
    <w:rsid w:val="0004791D"/>
    <w:rsid w:val="000507A1"/>
    <w:rsid w:val="00050974"/>
    <w:rsid w:val="000514E9"/>
    <w:rsid w:val="0005272C"/>
    <w:rsid w:val="00052D2B"/>
    <w:rsid w:val="0005403B"/>
    <w:rsid w:val="00055DFE"/>
    <w:rsid w:val="000561FD"/>
    <w:rsid w:val="00056552"/>
    <w:rsid w:val="0005715B"/>
    <w:rsid w:val="00057451"/>
    <w:rsid w:val="000575D4"/>
    <w:rsid w:val="0005776A"/>
    <w:rsid w:val="00057EF7"/>
    <w:rsid w:val="0006101B"/>
    <w:rsid w:val="00061109"/>
    <w:rsid w:val="000613C2"/>
    <w:rsid w:val="00061589"/>
    <w:rsid w:val="00062147"/>
    <w:rsid w:val="00062B60"/>
    <w:rsid w:val="000646B2"/>
    <w:rsid w:val="000647E6"/>
    <w:rsid w:val="00064944"/>
    <w:rsid w:val="00064B9E"/>
    <w:rsid w:val="00064CCA"/>
    <w:rsid w:val="00066564"/>
    <w:rsid w:val="00066CD5"/>
    <w:rsid w:val="00066DA2"/>
    <w:rsid w:val="00067E58"/>
    <w:rsid w:val="0007060B"/>
    <w:rsid w:val="00070978"/>
    <w:rsid w:val="0007285B"/>
    <w:rsid w:val="00073270"/>
    <w:rsid w:val="00074207"/>
    <w:rsid w:val="00074A2A"/>
    <w:rsid w:val="00076D40"/>
    <w:rsid w:val="000773B9"/>
    <w:rsid w:val="00077BE4"/>
    <w:rsid w:val="000804DE"/>
    <w:rsid w:val="00080CEB"/>
    <w:rsid w:val="00081EC3"/>
    <w:rsid w:val="00082AD9"/>
    <w:rsid w:val="00082D5A"/>
    <w:rsid w:val="0008341B"/>
    <w:rsid w:val="000835D8"/>
    <w:rsid w:val="0008370C"/>
    <w:rsid w:val="00083F10"/>
    <w:rsid w:val="00084032"/>
    <w:rsid w:val="0008442D"/>
    <w:rsid w:val="0008630C"/>
    <w:rsid w:val="0008633D"/>
    <w:rsid w:val="00086359"/>
    <w:rsid w:val="00086D03"/>
    <w:rsid w:val="00087C28"/>
    <w:rsid w:val="00090856"/>
    <w:rsid w:val="00090B0B"/>
    <w:rsid w:val="00090EF6"/>
    <w:rsid w:val="00091DD8"/>
    <w:rsid w:val="00092824"/>
    <w:rsid w:val="00092C1D"/>
    <w:rsid w:val="00093A3E"/>
    <w:rsid w:val="0009564F"/>
    <w:rsid w:val="000A0107"/>
    <w:rsid w:val="000A13A3"/>
    <w:rsid w:val="000A1CD5"/>
    <w:rsid w:val="000A1D45"/>
    <w:rsid w:val="000A1F6C"/>
    <w:rsid w:val="000A2D9E"/>
    <w:rsid w:val="000A4EA2"/>
    <w:rsid w:val="000B1431"/>
    <w:rsid w:val="000B26D2"/>
    <w:rsid w:val="000B3576"/>
    <w:rsid w:val="000B3B3E"/>
    <w:rsid w:val="000B5A19"/>
    <w:rsid w:val="000B5D36"/>
    <w:rsid w:val="000B6733"/>
    <w:rsid w:val="000B75B0"/>
    <w:rsid w:val="000B7ED4"/>
    <w:rsid w:val="000B7FA5"/>
    <w:rsid w:val="000C0CC0"/>
    <w:rsid w:val="000C145C"/>
    <w:rsid w:val="000C1ECF"/>
    <w:rsid w:val="000C2349"/>
    <w:rsid w:val="000C28CB"/>
    <w:rsid w:val="000C2957"/>
    <w:rsid w:val="000C34F9"/>
    <w:rsid w:val="000C3BDA"/>
    <w:rsid w:val="000C3D12"/>
    <w:rsid w:val="000C4FEF"/>
    <w:rsid w:val="000C6043"/>
    <w:rsid w:val="000C7D27"/>
    <w:rsid w:val="000C7D58"/>
    <w:rsid w:val="000D0797"/>
    <w:rsid w:val="000D13FB"/>
    <w:rsid w:val="000D148D"/>
    <w:rsid w:val="000D1B3B"/>
    <w:rsid w:val="000D1CEE"/>
    <w:rsid w:val="000D2B4D"/>
    <w:rsid w:val="000D306B"/>
    <w:rsid w:val="000D390D"/>
    <w:rsid w:val="000D3B5E"/>
    <w:rsid w:val="000D3E56"/>
    <w:rsid w:val="000D430E"/>
    <w:rsid w:val="000D4802"/>
    <w:rsid w:val="000D5BAB"/>
    <w:rsid w:val="000D610E"/>
    <w:rsid w:val="000D62D7"/>
    <w:rsid w:val="000D680F"/>
    <w:rsid w:val="000D6983"/>
    <w:rsid w:val="000D6C86"/>
    <w:rsid w:val="000D741B"/>
    <w:rsid w:val="000D7766"/>
    <w:rsid w:val="000D7811"/>
    <w:rsid w:val="000D7DAE"/>
    <w:rsid w:val="000E06C0"/>
    <w:rsid w:val="000E092F"/>
    <w:rsid w:val="000E0E31"/>
    <w:rsid w:val="000E0E62"/>
    <w:rsid w:val="000E115B"/>
    <w:rsid w:val="000E22D5"/>
    <w:rsid w:val="000E3494"/>
    <w:rsid w:val="000E3D96"/>
    <w:rsid w:val="000E45B4"/>
    <w:rsid w:val="000E4697"/>
    <w:rsid w:val="000E52C5"/>
    <w:rsid w:val="000E628B"/>
    <w:rsid w:val="000E6B70"/>
    <w:rsid w:val="000E792A"/>
    <w:rsid w:val="000F08B7"/>
    <w:rsid w:val="000F134B"/>
    <w:rsid w:val="000F174C"/>
    <w:rsid w:val="000F1A60"/>
    <w:rsid w:val="000F3677"/>
    <w:rsid w:val="000F4E09"/>
    <w:rsid w:val="000F6722"/>
    <w:rsid w:val="000F6F7B"/>
    <w:rsid w:val="0010112F"/>
    <w:rsid w:val="00101C84"/>
    <w:rsid w:val="00102046"/>
    <w:rsid w:val="00102481"/>
    <w:rsid w:val="0010269D"/>
    <w:rsid w:val="00102F51"/>
    <w:rsid w:val="001034FA"/>
    <w:rsid w:val="00103CBE"/>
    <w:rsid w:val="00103E28"/>
    <w:rsid w:val="0010466B"/>
    <w:rsid w:val="00106287"/>
    <w:rsid w:val="00107007"/>
    <w:rsid w:val="00110A97"/>
    <w:rsid w:val="00110D3D"/>
    <w:rsid w:val="00111A7A"/>
    <w:rsid w:val="00112C78"/>
    <w:rsid w:val="001153AA"/>
    <w:rsid w:val="001158B5"/>
    <w:rsid w:val="00115A76"/>
    <w:rsid w:val="00115B9F"/>
    <w:rsid w:val="00115DAB"/>
    <w:rsid w:val="00115EE9"/>
    <w:rsid w:val="0011696D"/>
    <w:rsid w:val="00116B8A"/>
    <w:rsid w:val="00116F1B"/>
    <w:rsid w:val="00117057"/>
    <w:rsid w:val="00117742"/>
    <w:rsid w:val="00117816"/>
    <w:rsid w:val="001211EC"/>
    <w:rsid w:val="001212EC"/>
    <w:rsid w:val="001214C8"/>
    <w:rsid w:val="001218E7"/>
    <w:rsid w:val="00121927"/>
    <w:rsid w:val="001234E8"/>
    <w:rsid w:val="001240A2"/>
    <w:rsid w:val="00124481"/>
    <w:rsid w:val="001244CA"/>
    <w:rsid w:val="0012657D"/>
    <w:rsid w:val="001266B4"/>
    <w:rsid w:val="0013098F"/>
    <w:rsid w:val="00130C2F"/>
    <w:rsid w:val="00130C3D"/>
    <w:rsid w:val="00131875"/>
    <w:rsid w:val="00131959"/>
    <w:rsid w:val="00131BAB"/>
    <w:rsid w:val="001330FE"/>
    <w:rsid w:val="0013321E"/>
    <w:rsid w:val="00133656"/>
    <w:rsid w:val="00133928"/>
    <w:rsid w:val="00133E83"/>
    <w:rsid w:val="0013417B"/>
    <w:rsid w:val="001344ED"/>
    <w:rsid w:val="00135C6F"/>
    <w:rsid w:val="0013660B"/>
    <w:rsid w:val="001402E0"/>
    <w:rsid w:val="00140B74"/>
    <w:rsid w:val="00140BCB"/>
    <w:rsid w:val="00141A8E"/>
    <w:rsid w:val="00141B3D"/>
    <w:rsid w:val="001426BA"/>
    <w:rsid w:val="00142993"/>
    <w:rsid w:val="001431EA"/>
    <w:rsid w:val="00143CBA"/>
    <w:rsid w:val="001446B9"/>
    <w:rsid w:val="00144CBE"/>
    <w:rsid w:val="00144E44"/>
    <w:rsid w:val="0014565F"/>
    <w:rsid w:val="00146217"/>
    <w:rsid w:val="001462CC"/>
    <w:rsid w:val="00146574"/>
    <w:rsid w:val="00147057"/>
    <w:rsid w:val="00150C34"/>
    <w:rsid w:val="00150EA3"/>
    <w:rsid w:val="001515ED"/>
    <w:rsid w:val="00151860"/>
    <w:rsid w:val="001519C8"/>
    <w:rsid w:val="00152055"/>
    <w:rsid w:val="001524DA"/>
    <w:rsid w:val="001534CE"/>
    <w:rsid w:val="00153E81"/>
    <w:rsid w:val="00155663"/>
    <w:rsid w:val="00155BB9"/>
    <w:rsid w:val="001560B5"/>
    <w:rsid w:val="00157F41"/>
    <w:rsid w:val="001606F9"/>
    <w:rsid w:val="001608AE"/>
    <w:rsid w:val="001611EB"/>
    <w:rsid w:val="00162122"/>
    <w:rsid w:val="00162B4B"/>
    <w:rsid w:val="001643E2"/>
    <w:rsid w:val="001646DD"/>
    <w:rsid w:val="00164DFD"/>
    <w:rsid w:val="0016615D"/>
    <w:rsid w:val="0016635B"/>
    <w:rsid w:val="001665EE"/>
    <w:rsid w:val="00166EFA"/>
    <w:rsid w:val="00167B1C"/>
    <w:rsid w:val="001703CC"/>
    <w:rsid w:val="001705C0"/>
    <w:rsid w:val="00170A51"/>
    <w:rsid w:val="00170BC9"/>
    <w:rsid w:val="00172200"/>
    <w:rsid w:val="00172DAD"/>
    <w:rsid w:val="00173399"/>
    <w:rsid w:val="0017446A"/>
    <w:rsid w:val="001759CB"/>
    <w:rsid w:val="00175E80"/>
    <w:rsid w:val="001763F4"/>
    <w:rsid w:val="00180056"/>
    <w:rsid w:val="001805ED"/>
    <w:rsid w:val="001807B6"/>
    <w:rsid w:val="0018243E"/>
    <w:rsid w:val="00182AE5"/>
    <w:rsid w:val="001832D0"/>
    <w:rsid w:val="00183373"/>
    <w:rsid w:val="00183387"/>
    <w:rsid w:val="001841CD"/>
    <w:rsid w:val="00185243"/>
    <w:rsid w:val="00185807"/>
    <w:rsid w:val="001867A4"/>
    <w:rsid w:val="001879AC"/>
    <w:rsid w:val="0019109B"/>
    <w:rsid w:val="00191250"/>
    <w:rsid w:val="001930F5"/>
    <w:rsid w:val="00193554"/>
    <w:rsid w:val="001935A4"/>
    <w:rsid w:val="00193856"/>
    <w:rsid w:val="001940CC"/>
    <w:rsid w:val="0019500B"/>
    <w:rsid w:val="001955B9"/>
    <w:rsid w:val="00195A74"/>
    <w:rsid w:val="00195C7C"/>
    <w:rsid w:val="00196D54"/>
    <w:rsid w:val="00197248"/>
    <w:rsid w:val="00197C08"/>
    <w:rsid w:val="001A0A18"/>
    <w:rsid w:val="001A12BE"/>
    <w:rsid w:val="001A1432"/>
    <w:rsid w:val="001A181D"/>
    <w:rsid w:val="001A218C"/>
    <w:rsid w:val="001A2DDF"/>
    <w:rsid w:val="001A3576"/>
    <w:rsid w:val="001A4B01"/>
    <w:rsid w:val="001A4C95"/>
    <w:rsid w:val="001A6120"/>
    <w:rsid w:val="001B01A4"/>
    <w:rsid w:val="001B10A4"/>
    <w:rsid w:val="001B1133"/>
    <w:rsid w:val="001B157F"/>
    <w:rsid w:val="001B1DD5"/>
    <w:rsid w:val="001B2B23"/>
    <w:rsid w:val="001B2E59"/>
    <w:rsid w:val="001B3A3B"/>
    <w:rsid w:val="001B44E6"/>
    <w:rsid w:val="001B4760"/>
    <w:rsid w:val="001B7989"/>
    <w:rsid w:val="001B7C34"/>
    <w:rsid w:val="001B7F22"/>
    <w:rsid w:val="001C1AE1"/>
    <w:rsid w:val="001C1D76"/>
    <w:rsid w:val="001C23A5"/>
    <w:rsid w:val="001C2DCD"/>
    <w:rsid w:val="001C4938"/>
    <w:rsid w:val="001C54DA"/>
    <w:rsid w:val="001C556C"/>
    <w:rsid w:val="001C721F"/>
    <w:rsid w:val="001C735C"/>
    <w:rsid w:val="001C7642"/>
    <w:rsid w:val="001C7795"/>
    <w:rsid w:val="001D00C2"/>
    <w:rsid w:val="001D20B4"/>
    <w:rsid w:val="001D2ADA"/>
    <w:rsid w:val="001D3603"/>
    <w:rsid w:val="001D3674"/>
    <w:rsid w:val="001D36C7"/>
    <w:rsid w:val="001D3C15"/>
    <w:rsid w:val="001D3DEC"/>
    <w:rsid w:val="001D4053"/>
    <w:rsid w:val="001D47BE"/>
    <w:rsid w:val="001D4C81"/>
    <w:rsid w:val="001D5220"/>
    <w:rsid w:val="001D55B4"/>
    <w:rsid w:val="001D7D64"/>
    <w:rsid w:val="001D7FC1"/>
    <w:rsid w:val="001E06B7"/>
    <w:rsid w:val="001E1002"/>
    <w:rsid w:val="001E1114"/>
    <w:rsid w:val="001E117C"/>
    <w:rsid w:val="001E16AB"/>
    <w:rsid w:val="001E1722"/>
    <w:rsid w:val="001E24B4"/>
    <w:rsid w:val="001E36AB"/>
    <w:rsid w:val="001E5592"/>
    <w:rsid w:val="001E601D"/>
    <w:rsid w:val="001E69D9"/>
    <w:rsid w:val="001E6BCE"/>
    <w:rsid w:val="001F0ECE"/>
    <w:rsid w:val="001F1D35"/>
    <w:rsid w:val="001F2237"/>
    <w:rsid w:val="001F2E35"/>
    <w:rsid w:val="001F3608"/>
    <w:rsid w:val="001F3DC9"/>
    <w:rsid w:val="001F3DF9"/>
    <w:rsid w:val="001F4422"/>
    <w:rsid w:val="001F5A51"/>
    <w:rsid w:val="001F600C"/>
    <w:rsid w:val="001F66BD"/>
    <w:rsid w:val="001F715F"/>
    <w:rsid w:val="001F7350"/>
    <w:rsid w:val="001F7B72"/>
    <w:rsid w:val="0020059B"/>
    <w:rsid w:val="00200A94"/>
    <w:rsid w:val="00200CB7"/>
    <w:rsid w:val="002013F1"/>
    <w:rsid w:val="00201D72"/>
    <w:rsid w:val="002024C4"/>
    <w:rsid w:val="00202AC8"/>
    <w:rsid w:val="00202B31"/>
    <w:rsid w:val="00203B0B"/>
    <w:rsid w:val="0020417B"/>
    <w:rsid w:val="0020604E"/>
    <w:rsid w:val="002071CB"/>
    <w:rsid w:val="00207A9C"/>
    <w:rsid w:val="00212FB5"/>
    <w:rsid w:val="00213350"/>
    <w:rsid w:val="00214051"/>
    <w:rsid w:val="00214063"/>
    <w:rsid w:val="0021465B"/>
    <w:rsid w:val="00214790"/>
    <w:rsid w:val="002148B8"/>
    <w:rsid w:val="00216A39"/>
    <w:rsid w:val="00217008"/>
    <w:rsid w:val="002175C8"/>
    <w:rsid w:val="0022013F"/>
    <w:rsid w:val="00220D55"/>
    <w:rsid w:val="0022238A"/>
    <w:rsid w:val="00222A05"/>
    <w:rsid w:val="00222AA5"/>
    <w:rsid w:val="00222FBD"/>
    <w:rsid w:val="0022463D"/>
    <w:rsid w:val="002256C6"/>
    <w:rsid w:val="00226A2E"/>
    <w:rsid w:val="00226CF3"/>
    <w:rsid w:val="00226EE4"/>
    <w:rsid w:val="00227C4C"/>
    <w:rsid w:val="00230C3E"/>
    <w:rsid w:val="00230D88"/>
    <w:rsid w:val="00231DF9"/>
    <w:rsid w:val="00232E26"/>
    <w:rsid w:val="00233B95"/>
    <w:rsid w:val="00233F46"/>
    <w:rsid w:val="0023478F"/>
    <w:rsid w:val="00234A7B"/>
    <w:rsid w:val="00234F27"/>
    <w:rsid w:val="00235D74"/>
    <w:rsid w:val="002361EC"/>
    <w:rsid w:val="00236326"/>
    <w:rsid w:val="002368DB"/>
    <w:rsid w:val="002369DC"/>
    <w:rsid w:val="00236D2F"/>
    <w:rsid w:val="00237310"/>
    <w:rsid w:val="002376DD"/>
    <w:rsid w:val="00237A48"/>
    <w:rsid w:val="002405BB"/>
    <w:rsid w:val="00242925"/>
    <w:rsid w:val="00243574"/>
    <w:rsid w:val="00243684"/>
    <w:rsid w:val="00243DED"/>
    <w:rsid w:val="00244696"/>
    <w:rsid w:val="00244EE3"/>
    <w:rsid w:val="00245899"/>
    <w:rsid w:val="002459F2"/>
    <w:rsid w:val="00245D0F"/>
    <w:rsid w:val="00246B51"/>
    <w:rsid w:val="00246B94"/>
    <w:rsid w:val="002475B3"/>
    <w:rsid w:val="002476D9"/>
    <w:rsid w:val="00252008"/>
    <w:rsid w:val="0025220A"/>
    <w:rsid w:val="00252F01"/>
    <w:rsid w:val="002531AB"/>
    <w:rsid w:val="0025362F"/>
    <w:rsid w:val="00253DFC"/>
    <w:rsid w:val="002549FB"/>
    <w:rsid w:val="00254F27"/>
    <w:rsid w:val="00254F50"/>
    <w:rsid w:val="002555B5"/>
    <w:rsid w:val="00256A70"/>
    <w:rsid w:val="0025716D"/>
    <w:rsid w:val="002615BE"/>
    <w:rsid w:val="00261F8E"/>
    <w:rsid w:val="00261FEE"/>
    <w:rsid w:val="002623DD"/>
    <w:rsid w:val="00262C87"/>
    <w:rsid w:val="00262EAA"/>
    <w:rsid w:val="00263449"/>
    <w:rsid w:val="00263B8F"/>
    <w:rsid w:val="00264061"/>
    <w:rsid w:val="00264832"/>
    <w:rsid w:val="00264B61"/>
    <w:rsid w:val="00265534"/>
    <w:rsid w:val="00265573"/>
    <w:rsid w:val="00266278"/>
    <w:rsid w:val="002666BA"/>
    <w:rsid w:val="002673F5"/>
    <w:rsid w:val="00267A2F"/>
    <w:rsid w:val="00267B9C"/>
    <w:rsid w:val="00267CB5"/>
    <w:rsid w:val="002704D5"/>
    <w:rsid w:val="002704E1"/>
    <w:rsid w:val="00271007"/>
    <w:rsid w:val="00272724"/>
    <w:rsid w:val="00272812"/>
    <w:rsid w:val="002730A6"/>
    <w:rsid w:val="002737AA"/>
    <w:rsid w:val="00273D54"/>
    <w:rsid w:val="00274959"/>
    <w:rsid w:val="00275776"/>
    <w:rsid w:val="002759E3"/>
    <w:rsid w:val="00275A09"/>
    <w:rsid w:val="002771AE"/>
    <w:rsid w:val="00277653"/>
    <w:rsid w:val="00277898"/>
    <w:rsid w:val="002805A9"/>
    <w:rsid w:val="002807B5"/>
    <w:rsid w:val="002812FF"/>
    <w:rsid w:val="00281AAB"/>
    <w:rsid w:val="00282AF1"/>
    <w:rsid w:val="00283706"/>
    <w:rsid w:val="00283780"/>
    <w:rsid w:val="00283A49"/>
    <w:rsid w:val="0028406B"/>
    <w:rsid w:val="002846E3"/>
    <w:rsid w:val="00284A40"/>
    <w:rsid w:val="0028532B"/>
    <w:rsid w:val="002853DB"/>
    <w:rsid w:val="0028573F"/>
    <w:rsid w:val="00286248"/>
    <w:rsid w:val="00286E84"/>
    <w:rsid w:val="002877AB"/>
    <w:rsid w:val="00287813"/>
    <w:rsid w:val="00287B8D"/>
    <w:rsid w:val="00287D9D"/>
    <w:rsid w:val="00291DA8"/>
    <w:rsid w:val="00292DFE"/>
    <w:rsid w:val="00293020"/>
    <w:rsid w:val="002934CD"/>
    <w:rsid w:val="0029374C"/>
    <w:rsid w:val="00293B88"/>
    <w:rsid w:val="00294459"/>
    <w:rsid w:val="0029447B"/>
    <w:rsid w:val="00294F02"/>
    <w:rsid w:val="00296726"/>
    <w:rsid w:val="00297680"/>
    <w:rsid w:val="00297F53"/>
    <w:rsid w:val="002A028E"/>
    <w:rsid w:val="002A33F1"/>
    <w:rsid w:val="002A34B8"/>
    <w:rsid w:val="002A3ED6"/>
    <w:rsid w:val="002A4111"/>
    <w:rsid w:val="002A4DB8"/>
    <w:rsid w:val="002A5512"/>
    <w:rsid w:val="002A5E5A"/>
    <w:rsid w:val="002A6267"/>
    <w:rsid w:val="002A6F97"/>
    <w:rsid w:val="002B03D8"/>
    <w:rsid w:val="002B1E0D"/>
    <w:rsid w:val="002B5EAC"/>
    <w:rsid w:val="002B62B7"/>
    <w:rsid w:val="002B685A"/>
    <w:rsid w:val="002B6884"/>
    <w:rsid w:val="002B7471"/>
    <w:rsid w:val="002B76E1"/>
    <w:rsid w:val="002B7BD2"/>
    <w:rsid w:val="002B7BE9"/>
    <w:rsid w:val="002C014B"/>
    <w:rsid w:val="002C2DF4"/>
    <w:rsid w:val="002C42E9"/>
    <w:rsid w:val="002C47CB"/>
    <w:rsid w:val="002C4D8F"/>
    <w:rsid w:val="002C53FA"/>
    <w:rsid w:val="002C66A7"/>
    <w:rsid w:val="002C7D01"/>
    <w:rsid w:val="002C7E03"/>
    <w:rsid w:val="002D06A3"/>
    <w:rsid w:val="002D0816"/>
    <w:rsid w:val="002D0E79"/>
    <w:rsid w:val="002D166E"/>
    <w:rsid w:val="002D1B1C"/>
    <w:rsid w:val="002D2C34"/>
    <w:rsid w:val="002D3442"/>
    <w:rsid w:val="002D3D6A"/>
    <w:rsid w:val="002D4CA7"/>
    <w:rsid w:val="002D4D34"/>
    <w:rsid w:val="002D65C3"/>
    <w:rsid w:val="002D6CD9"/>
    <w:rsid w:val="002D6D57"/>
    <w:rsid w:val="002D7511"/>
    <w:rsid w:val="002D7ABF"/>
    <w:rsid w:val="002E06CE"/>
    <w:rsid w:val="002E1FE5"/>
    <w:rsid w:val="002E2278"/>
    <w:rsid w:val="002E39B2"/>
    <w:rsid w:val="002E43AE"/>
    <w:rsid w:val="002E46F9"/>
    <w:rsid w:val="002E4961"/>
    <w:rsid w:val="002E4F4E"/>
    <w:rsid w:val="002E5E5F"/>
    <w:rsid w:val="002E63B3"/>
    <w:rsid w:val="002E70D3"/>
    <w:rsid w:val="002E7599"/>
    <w:rsid w:val="002F2137"/>
    <w:rsid w:val="002F29D0"/>
    <w:rsid w:val="002F2AA5"/>
    <w:rsid w:val="002F2D2C"/>
    <w:rsid w:val="002F3661"/>
    <w:rsid w:val="002F3B88"/>
    <w:rsid w:val="002F426A"/>
    <w:rsid w:val="002F50EA"/>
    <w:rsid w:val="002F57C3"/>
    <w:rsid w:val="002F6215"/>
    <w:rsid w:val="002F72F8"/>
    <w:rsid w:val="00301F78"/>
    <w:rsid w:val="00302126"/>
    <w:rsid w:val="00302F74"/>
    <w:rsid w:val="00303166"/>
    <w:rsid w:val="00303169"/>
    <w:rsid w:val="00305441"/>
    <w:rsid w:val="00305538"/>
    <w:rsid w:val="003055FA"/>
    <w:rsid w:val="00306F9B"/>
    <w:rsid w:val="003070BE"/>
    <w:rsid w:val="00307114"/>
    <w:rsid w:val="00310A38"/>
    <w:rsid w:val="003116AD"/>
    <w:rsid w:val="00314932"/>
    <w:rsid w:val="0031501F"/>
    <w:rsid w:val="00315217"/>
    <w:rsid w:val="00315401"/>
    <w:rsid w:val="003155F8"/>
    <w:rsid w:val="0031671C"/>
    <w:rsid w:val="00316AEC"/>
    <w:rsid w:val="00316C34"/>
    <w:rsid w:val="003172BE"/>
    <w:rsid w:val="00320659"/>
    <w:rsid w:val="00320A4F"/>
    <w:rsid w:val="00320BFB"/>
    <w:rsid w:val="0032190F"/>
    <w:rsid w:val="00321BB2"/>
    <w:rsid w:val="00321C68"/>
    <w:rsid w:val="00321F19"/>
    <w:rsid w:val="0032462F"/>
    <w:rsid w:val="003249F9"/>
    <w:rsid w:val="00324E22"/>
    <w:rsid w:val="00325D48"/>
    <w:rsid w:val="00326695"/>
    <w:rsid w:val="00326E2E"/>
    <w:rsid w:val="00326FA3"/>
    <w:rsid w:val="0032726F"/>
    <w:rsid w:val="003302A1"/>
    <w:rsid w:val="00330339"/>
    <w:rsid w:val="00331495"/>
    <w:rsid w:val="00331E8B"/>
    <w:rsid w:val="00331E9F"/>
    <w:rsid w:val="0033315D"/>
    <w:rsid w:val="003331F0"/>
    <w:rsid w:val="00334040"/>
    <w:rsid w:val="00334285"/>
    <w:rsid w:val="0033667B"/>
    <w:rsid w:val="003368EB"/>
    <w:rsid w:val="003371E6"/>
    <w:rsid w:val="00341C67"/>
    <w:rsid w:val="00341E98"/>
    <w:rsid w:val="00341ED6"/>
    <w:rsid w:val="0034208C"/>
    <w:rsid w:val="00342853"/>
    <w:rsid w:val="00342AAC"/>
    <w:rsid w:val="00343B79"/>
    <w:rsid w:val="00343C7E"/>
    <w:rsid w:val="00344D1C"/>
    <w:rsid w:val="00345A1E"/>
    <w:rsid w:val="003462D1"/>
    <w:rsid w:val="00350766"/>
    <w:rsid w:val="00350F78"/>
    <w:rsid w:val="0035192C"/>
    <w:rsid w:val="00351ABC"/>
    <w:rsid w:val="00351FF6"/>
    <w:rsid w:val="0035362B"/>
    <w:rsid w:val="00353AE6"/>
    <w:rsid w:val="003563CA"/>
    <w:rsid w:val="003579BB"/>
    <w:rsid w:val="00357CB1"/>
    <w:rsid w:val="00361BF3"/>
    <w:rsid w:val="003622B8"/>
    <w:rsid w:val="0036233A"/>
    <w:rsid w:val="00362A36"/>
    <w:rsid w:val="00363F06"/>
    <w:rsid w:val="00363FED"/>
    <w:rsid w:val="00365250"/>
    <w:rsid w:val="00365989"/>
    <w:rsid w:val="00366179"/>
    <w:rsid w:val="00366C67"/>
    <w:rsid w:val="0036792E"/>
    <w:rsid w:val="0037052A"/>
    <w:rsid w:val="003717FB"/>
    <w:rsid w:val="00372B06"/>
    <w:rsid w:val="00372D10"/>
    <w:rsid w:val="00372DD9"/>
    <w:rsid w:val="003741FD"/>
    <w:rsid w:val="003747BB"/>
    <w:rsid w:val="0037483E"/>
    <w:rsid w:val="00375922"/>
    <w:rsid w:val="00376C1C"/>
    <w:rsid w:val="00377981"/>
    <w:rsid w:val="0038024A"/>
    <w:rsid w:val="0038038B"/>
    <w:rsid w:val="00380486"/>
    <w:rsid w:val="00380F5B"/>
    <w:rsid w:val="00382AF4"/>
    <w:rsid w:val="00383DF4"/>
    <w:rsid w:val="003852B9"/>
    <w:rsid w:val="00385689"/>
    <w:rsid w:val="00386DE3"/>
    <w:rsid w:val="0038775C"/>
    <w:rsid w:val="0038779D"/>
    <w:rsid w:val="003912A5"/>
    <w:rsid w:val="00391537"/>
    <w:rsid w:val="00391D0F"/>
    <w:rsid w:val="003923AE"/>
    <w:rsid w:val="0039386D"/>
    <w:rsid w:val="00393923"/>
    <w:rsid w:val="00393D6D"/>
    <w:rsid w:val="003949B6"/>
    <w:rsid w:val="00394E1E"/>
    <w:rsid w:val="0039503D"/>
    <w:rsid w:val="003953FE"/>
    <w:rsid w:val="00395A98"/>
    <w:rsid w:val="00395E56"/>
    <w:rsid w:val="00397AAA"/>
    <w:rsid w:val="00397D6A"/>
    <w:rsid w:val="003A024B"/>
    <w:rsid w:val="003A1623"/>
    <w:rsid w:val="003A1817"/>
    <w:rsid w:val="003A1B00"/>
    <w:rsid w:val="003A1B55"/>
    <w:rsid w:val="003A23B1"/>
    <w:rsid w:val="003A4135"/>
    <w:rsid w:val="003A4A74"/>
    <w:rsid w:val="003B109F"/>
    <w:rsid w:val="003B3CC1"/>
    <w:rsid w:val="003B3F43"/>
    <w:rsid w:val="003B481A"/>
    <w:rsid w:val="003B6ABE"/>
    <w:rsid w:val="003B6CE6"/>
    <w:rsid w:val="003B6DB6"/>
    <w:rsid w:val="003C0D6D"/>
    <w:rsid w:val="003C41B9"/>
    <w:rsid w:val="003C7038"/>
    <w:rsid w:val="003C7292"/>
    <w:rsid w:val="003C7563"/>
    <w:rsid w:val="003C76FE"/>
    <w:rsid w:val="003C7984"/>
    <w:rsid w:val="003D071B"/>
    <w:rsid w:val="003D2974"/>
    <w:rsid w:val="003D3CBE"/>
    <w:rsid w:val="003D4CB0"/>
    <w:rsid w:val="003D58FE"/>
    <w:rsid w:val="003D5A23"/>
    <w:rsid w:val="003D5F06"/>
    <w:rsid w:val="003D7B2D"/>
    <w:rsid w:val="003D7E38"/>
    <w:rsid w:val="003E114E"/>
    <w:rsid w:val="003E12BA"/>
    <w:rsid w:val="003E1304"/>
    <w:rsid w:val="003E1476"/>
    <w:rsid w:val="003E1FC5"/>
    <w:rsid w:val="003E2E4A"/>
    <w:rsid w:val="003E34AC"/>
    <w:rsid w:val="003E3E61"/>
    <w:rsid w:val="003E5674"/>
    <w:rsid w:val="003E7E9E"/>
    <w:rsid w:val="003F21AE"/>
    <w:rsid w:val="003F2BEB"/>
    <w:rsid w:val="003F3AF2"/>
    <w:rsid w:val="003F3F68"/>
    <w:rsid w:val="003F51EE"/>
    <w:rsid w:val="003F5F41"/>
    <w:rsid w:val="003F6284"/>
    <w:rsid w:val="003F6EF7"/>
    <w:rsid w:val="003F7AF3"/>
    <w:rsid w:val="00401705"/>
    <w:rsid w:val="004023B5"/>
    <w:rsid w:val="004026A3"/>
    <w:rsid w:val="00402E91"/>
    <w:rsid w:val="00402FEB"/>
    <w:rsid w:val="00403388"/>
    <w:rsid w:val="004033B1"/>
    <w:rsid w:val="00404089"/>
    <w:rsid w:val="004049A2"/>
    <w:rsid w:val="00406A3E"/>
    <w:rsid w:val="004072C9"/>
    <w:rsid w:val="00407924"/>
    <w:rsid w:val="00411FF2"/>
    <w:rsid w:val="0041269B"/>
    <w:rsid w:val="00412D0E"/>
    <w:rsid w:val="00412F21"/>
    <w:rsid w:val="00413306"/>
    <w:rsid w:val="0041385E"/>
    <w:rsid w:val="00413F69"/>
    <w:rsid w:val="004141BD"/>
    <w:rsid w:val="004156EE"/>
    <w:rsid w:val="00415A69"/>
    <w:rsid w:val="00416302"/>
    <w:rsid w:val="00420500"/>
    <w:rsid w:val="00420E96"/>
    <w:rsid w:val="004219D8"/>
    <w:rsid w:val="00422CC1"/>
    <w:rsid w:val="004235A3"/>
    <w:rsid w:val="004235EA"/>
    <w:rsid w:val="004237E9"/>
    <w:rsid w:val="00424A2C"/>
    <w:rsid w:val="00426077"/>
    <w:rsid w:val="00426475"/>
    <w:rsid w:val="0042759C"/>
    <w:rsid w:val="004275C8"/>
    <w:rsid w:val="00427E7A"/>
    <w:rsid w:val="004307DB"/>
    <w:rsid w:val="00431504"/>
    <w:rsid w:val="00431A3F"/>
    <w:rsid w:val="00431C40"/>
    <w:rsid w:val="0043344C"/>
    <w:rsid w:val="004334DB"/>
    <w:rsid w:val="00435F30"/>
    <w:rsid w:val="00436B9B"/>
    <w:rsid w:val="0043705C"/>
    <w:rsid w:val="00441484"/>
    <w:rsid w:val="00442919"/>
    <w:rsid w:val="00444152"/>
    <w:rsid w:val="004443FD"/>
    <w:rsid w:val="00444754"/>
    <w:rsid w:val="00445F96"/>
    <w:rsid w:val="004463EA"/>
    <w:rsid w:val="0044656B"/>
    <w:rsid w:val="0044739B"/>
    <w:rsid w:val="00447849"/>
    <w:rsid w:val="00447E58"/>
    <w:rsid w:val="0045063B"/>
    <w:rsid w:val="00451F6A"/>
    <w:rsid w:val="00452536"/>
    <w:rsid w:val="00453B91"/>
    <w:rsid w:val="0045414A"/>
    <w:rsid w:val="004549A8"/>
    <w:rsid w:val="0045514F"/>
    <w:rsid w:val="00455859"/>
    <w:rsid w:val="00455B66"/>
    <w:rsid w:val="00456FFE"/>
    <w:rsid w:val="00457E68"/>
    <w:rsid w:val="004602FF"/>
    <w:rsid w:val="004607F6"/>
    <w:rsid w:val="004614D5"/>
    <w:rsid w:val="00461C66"/>
    <w:rsid w:val="00462C00"/>
    <w:rsid w:val="00462C18"/>
    <w:rsid w:val="0046349B"/>
    <w:rsid w:val="00463581"/>
    <w:rsid w:val="00463682"/>
    <w:rsid w:val="00463DD4"/>
    <w:rsid w:val="00464347"/>
    <w:rsid w:val="004661C5"/>
    <w:rsid w:val="00466A4F"/>
    <w:rsid w:val="00466AFD"/>
    <w:rsid w:val="0046737D"/>
    <w:rsid w:val="004678E9"/>
    <w:rsid w:val="0047085C"/>
    <w:rsid w:val="00471A2D"/>
    <w:rsid w:val="00472F12"/>
    <w:rsid w:val="00473917"/>
    <w:rsid w:val="00474635"/>
    <w:rsid w:val="004746EE"/>
    <w:rsid w:val="00474703"/>
    <w:rsid w:val="00477628"/>
    <w:rsid w:val="00477EE5"/>
    <w:rsid w:val="0048079A"/>
    <w:rsid w:val="00480B5D"/>
    <w:rsid w:val="00480D38"/>
    <w:rsid w:val="00480E9C"/>
    <w:rsid w:val="0048113D"/>
    <w:rsid w:val="0048116E"/>
    <w:rsid w:val="00481CDA"/>
    <w:rsid w:val="0048211D"/>
    <w:rsid w:val="00482769"/>
    <w:rsid w:val="00482AD7"/>
    <w:rsid w:val="004833F9"/>
    <w:rsid w:val="00483AC9"/>
    <w:rsid w:val="004849DC"/>
    <w:rsid w:val="00485060"/>
    <w:rsid w:val="00485B70"/>
    <w:rsid w:val="00487A27"/>
    <w:rsid w:val="00490011"/>
    <w:rsid w:val="00490C42"/>
    <w:rsid w:val="004911CE"/>
    <w:rsid w:val="00492406"/>
    <w:rsid w:val="00492B7B"/>
    <w:rsid w:val="00492C48"/>
    <w:rsid w:val="004938FF"/>
    <w:rsid w:val="0049397D"/>
    <w:rsid w:val="0049397F"/>
    <w:rsid w:val="00493A21"/>
    <w:rsid w:val="00493BE2"/>
    <w:rsid w:val="004943A4"/>
    <w:rsid w:val="00496F18"/>
    <w:rsid w:val="00497CB0"/>
    <w:rsid w:val="004A0034"/>
    <w:rsid w:val="004A09E5"/>
    <w:rsid w:val="004A1E31"/>
    <w:rsid w:val="004A2F17"/>
    <w:rsid w:val="004A55EE"/>
    <w:rsid w:val="004A6109"/>
    <w:rsid w:val="004A61FE"/>
    <w:rsid w:val="004A7266"/>
    <w:rsid w:val="004A78DD"/>
    <w:rsid w:val="004B0124"/>
    <w:rsid w:val="004B05ED"/>
    <w:rsid w:val="004B080C"/>
    <w:rsid w:val="004B1FF3"/>
    <w:rsid w:val="004B24C2"/>
    <w:rsid w:val="004B2B32"/>
    <w:rsid w:val="004B35A3"/>
    <w:rsid w:val="004B435E"/>
    <w:rsid w:val="004B4DC6"/>
    <w:rsid w:val="004B5164"/>
    <w:rsid w:val="004B5187"/>
    <w:rsid w:val="004B5E8E"/>
    <w:rsid w:val="004B65A7"/>
    <w:rsid w:val="004B7480"/>
    <w:rsid w:val="004B77C3"/>
    <w:rsid w:val="004B7BB4"/>
    <w:rsid w:val="004C15F4"/>
    <w:rsid w:val="004C25C8"/>
    <w:rsid w:val="004C2F99"/>
    <w:rsid w:val="004C32BD"/>
    <w:rsid w:val="004C4089"/>
    <w:rsid w:val="004C4D44"/>
    <w:rsid w:val="004C50A1"/>
    <w:rsid w:val="004C5BEE"/>
    <w:rsid w:val="004C676A"/>
    <w:rsid w:val="004C698E"/>
    <w:rsid w:val="004C6D7F"/>
    <w:rsid w:val="004C6F6E"/>
    <w:rsid w:val="004D0B9F"/>
    <w:rsid w:val="004D0BB8"/>
    <w:rsid w:val="004D1C6C"/>
    <w:rsid w:val="004D1F9E"/>
    <w:rsid w:val="004D3E0F"/>
    <w:rsid w:val="004D4006"/>
    <w:rsid w:val="004D5941"/>
    <w:rsid w:val="004D5DE1"/>
    <w:rsid w:val="004D6CC1"/>
    <w:rsid w:val="004E0135"/>
    <w:rsid w:val="004E11FC"/>
    <w:rsid w:val="004E25B4"/>
    <w:rsid w:val="004E2679"/>
    <w:rsid w:val="004E26D7"/>
    <w:rsid w:val="004E3059"/>
    <w:rsid w:val="004E3361"/>
    <w:rsid w:val="004E5AA2"/>
    <w:rsid w:val="004E6DD3"/>
    <w:rsid w:val="004F0BD4"/>
    <w:rsid w:val="004F0C8F"/>
    <w:rsid w:val="004F2967"/>
    <w:rsid w:val="004F3126"/>
    <w:rsid w:val="004F3A95"/>
    <w:rsid w:val="004F3C78"/>
    <w:rsid w:val="004F4978"/>
    <w:rsid w:val="004F50D9"/>
    <w:rsid w:val="004F5CB5"/>
    <w:rsid w:val="004F6438"/>
    <w:rsid w:val="004F7459"/>
    <w:rsid w:val="00500847"/>
    <w:rsid w:val="00501B34"/>
    <w:rsid w:val="00501E49"/>
    <w:rsid w:val="00502950"/>
    <w:rsid w:val="0050335A"/>
    <w:rsid w:val="00503E85"/>
    <w:rsid w:val="00504CF6"/>
    <w:rsid w:val="0050535E"/>
    <w:rsid w:val="0050698C"/>
    <w:rsid w:val="00506BD8"/>
    <w:rsid w:val="00506CD9"/>
    <w:rsid w:val="00507704"/>
    <w:rsid w:val="00510567"/>
    <w:rsid w:val="00510690"/>
    <w:rsid w:val="00510E66"/>
    <w:rsid w:val="00511194"/>
    <w:rsid w:val="005125D7"/>
    <w:rsid w:val="0051369D"/>
    <w:rsid w:val="005141CF"/>
    <w:rsid w:val="00515103"/>
    <w:rsid w:val="0051584C"/>
    <w:rsid w:val="00515B85"/>
    <w:rsid w:val="005163A7"/>
    <w:rsid w:val="00517329"/>
    <w:rsid w:val="0051751E"/>
    <w:rsid w:val="00517674"/>
    <w:rsid w:val="00520006"/>
    <w:rsid w:val="005215C2"/>
    <w:rsid w:val="005232FA"/>
    <w:rsid w:val="005239F5"/>
    <w:rsid w:val="005247E3"/>
    <w:rsid w:val="00524B91"/>
    <w:rsid w:val="00525269"/>
    <w:rsid w:val="0052540E"/>
    <w:rsid w:val="005256E4"/>
    <w:rsid w:val="00526D42"/>
    <w:rsid w:val="0052740E"/>
    <w:rsid w:val="0052769C"/>
    <w:rsid w:val="00527AC6"/>
    <w:rsid w:val="00527F67"/>
    <w:rsid w:val="00530DFC"/>
    <w:rsid w:val="005311F3"/>
    <w:rsid w:val="00531532"/>
    <w:rsid w:val="00531CF9"/>
    <w:rsid w:val="005341FD"/>
    <w:rsid w:val="00534B60"/>
    <w:rsid w:val="005352BF"/>
    <w:rsid w:val="005357A1"/>
    <w:rsid w:val="005400EA"/>
    <w:rsid w:val="00540CE4"/>
    <w:rsid w:val="00543436"/>
    <w:rsid w:val="00544147"/>
    <w:rsid w:val="00544E74"/>
    <w:rsid w:val="00547ABC"/>
    <w:rsid w:val="00550AE7"/>
    <w:rsid w:val="00551037"/>
    <w:rsid w:val="00551298"/>
    <w:rsid w:val="0055170D"/>
    <w:rsid w:val="00551DB2"/>
    <w:rsid w:val="005520DF"/>
    <w:rsid w:val="0055283E"/>
    <w:rsid w:val="005532BE"/>
    <w:rsid w:val="00554C32"/>
    <w:rsid w:val="00554DFB"/>
    <w:rsid w:val="0055551C"/>
    <w:rsid w:val="00555B1C"/>
    <w:rsid w:val="005573EB"/>
    <w:rsid w:val="005578F5"/>
    <w:rsid w:val="00560D76"/>
    <w:rsid w:val="00560DCB"/>
    <w:rsid w:val="005619F4"/>
    <w:rsid w:val="00562C97"/>
    <w:rsid w:val="00562D70"/>
    <w:rsid w:val="0056348C"/>
    <w:rsid w:val="00563BBB"/>
    <w:rsid w:val="005641A4"/>
    <w:rsid w:val="005644D0"/>
    <w:rsid w:val="00565665"/>
    <w:rsid w:val="005657EA"/>
    <w:rsid w:val="00565ADD"/>
    <w:rsid w:val="00566521"/>
    <w:rsid w:val="00570C0F"/>
    <w:rsid w:val="0057122D"/>
    <w:rsid w:val="00571A42"/>
    <w:rsid w:val="00571D0C"/>
    <w:rsid w:val="0057238C"/>
    <w:rsid w:val="005726BD"/>
    <w:rsid w:val="005734FC"/>
    <w:rsid w:val="0057385C"/>
    <w:rsid w:val="005754D5"/>
    <w:rsid w:val="00575703"/>
    <w:rsid w:val="00575BA0"/>
    <w:rsid w:val="00576161"/>
    <w:rsid w:val="00577303"/>
    <w:rsid w:val="00580B8B"/>
    <w:rsid w:val="00580C60"/>
    <w:rsid w:val="00580E52"/>
    <w:rsid w:val="00582C37"/>
    <w:rsid w:val="0058398B"/>
    <w:rsid w:val="00584341"/>
    <w:rsid w:val="00584723"/>
    <w:rsid w:val="00585E02"/>
    <w:rsid w:val="00586C16"/>
    <w:rsid w:val="00587CDC"/>
    <w:rsid w:val="00587CFE"/>
    <w:rsid w:val="00590017"/>
    <w:rsid w:val="005930D6"/>
    <w:rsid w:val="0059362B"/>
    <w:rsid w:val="005937D2"/>
    <w:rsid w:val="00593DC1"/>
    <w:rsid w:val="0059460D"/>
    <w:rsid w:val="00595000"/>
    <w:rsid w:val="0059661A"/>
    <w:rsid w:val="005975F4"/>
    <w:rsid w:val="0059763E"/>
    <w:rsid w:val="00597A77"/>
    <w:rsid w:val="00597E37"/>
    <w:rsid w:val="00597E4E"/>
    <w:rsid w:val="005A0301"/>
    <w:rsid w:val="005A313E"/>
    <w:rsid w:val="005A33A1"/>
    <w:rsid w:val="005A4DF9"/>
    <w:rsid w:val="005A7521"/>
    <w:rsid w:val="005B0253"/>
    <w:rsid w:val="005B04F4"/>
    <w:rsid w:val="005B0693"/>
    <w:rsid w:val="005B1A89"/>
    <w:rsid w:val="005B2415"/>
    <w:rsid w:val="005B2561"/>
    <w:rsid w:val="005B3188"/>
    <w:rsid w:val="005B3EEC"/>
    <w:rsid w:val="005B561A"/>
    <w:rsid w:val="005B61B2"/>
    <w:rsid w:val="005B6FBD"/>
    <w:rsid w:val="005B7006"/>
    <w:rsid w:val="005B7918"/>
    <w:rsid w:val="005C52A4"/>
    <w:rsid w:val="005C6095"/>
    <w:rsid w:val="005C6335"/>
    <w:rsid w:val="005C6950"/>
    <w:rsid w:val="005C6BAA"/>
    <w:rsid w:val="005C717D"/>
    <w:rsid w:val="005C766A"/>
    <w:rsid w:val="005D0320"/>
    <w:rsid w:val="005D0DCA"/>
    <w:rsid w:val="005D1C2F"/>
    <w:rsid w:val="005D2348"/>
    <w:rsid w:val="005D2EC9"/>
    <w:rsid w:val="005D44A9"/>
    <w:rsid w:val="005D454D"/>
    <w:rsid w:val="005D51B7"/>
    <w:rsid w:val="005D622A"/>
    <w:rsid w:val="005D678B"/>
    <w:rsid w:val="005D6ED5"/>
    <w:rsid w:val="005E030F"/>
    <w:rsid w:val="005E0FE0"/>
    <w:rsid w:val="005E2461"/>
    <w:rsid w:val="005E40AE"/>
    <w:rsid w:val="005E4525"/>
    <w:rsid w:val="005E4801"/>
    <w:rsid w:val="005E4A94"/>
    <w:rsid w:val="005E4B5A"/>
    <w:rsid w:val="005E5471"/>
    <w:rsid w:val="005E58AC"/>
    <w:rsid w:val="005E5D00"/>
    <w:rsid w:val="005E6589"/>
    <w:rsid w:val="005E6A29"/>
    <w:rsid w:val="005E7784"/>
    <w:rsid w:val="005E797D"/>
    <w:rsid w:val="005F0657"/>
    <w:rsid w:val="005F0713"/>
    <w:rsid w:val="005F0C9F"/>
    <w:rsid w:val="005F20ED"/>
    <w:rsid w:val="005F2DEF"/>
    <w:rsid w:val="005F2F9D"/>
    <w:rsid w:val="005F366A"/>
    <w:rsid w:val="005F37CD"/>
    <w:rsid w:val="005F382D"/>
    <w:rsid w:val="005F3BA3"/>
    <w:rsid w:val="005F400F"/>
    <w:rsid w:val="005F48DC"/>
    <w:rsid w:val="005F4B86"/>
    <w:rsid w:val="005F4C03"/>
    <w:rsid w:val="005F57C9"/>
    <w:rsid w:val="005F625A"/>
    <w:rsid w:val="005F69A4"/>
    <w:rsid w:val="005F6E0A"/>
    <w:rsid w:val="00600C51"/>
    <w:rsid w:val="00601B81"/>
    <w:rsid w:val="00601CA1"/>
    <w:rsid w:val="00601CFA"/>
    <w:rsid w:val="0060213B"/>
    <w:rsid w:val="00602749"/>
    <w:rsid w:val="00605457"/>
    <w:rsid w:val="006058EC"/>
    <w:rsid w:val="00606AAB"/>
    <w:rsid w:val="00607507"/>
    <w:rsid w:val="00607D1C"/>
    <w:rsid w:val="006101EA"/>
    <w:rsid w:val="00610A51"/>
    <w:rsid w:val="0061208B"/>
    <w:rsid w:val="006128DD"/>
    <w:rsid w:val="00612C73"/>
    <w:rsid w:val="00613A62"/>
    <w:rsid w:val="00614154"/>
    <w:rsid w:val="0061473D"/>
    <w:rsid w:val="00615AE4"/>
    <w:rsid w:val="006170F1"/>
    <w:rsid w:val="00617492"/>
    <w:rsid w:val="00617B1F"/>
    <w:rsid w:val="00617DCC"/>
    <w:rsid w:val="0062084E"/>
    <w:rsid w:val="00620B04"/>
    <w:rsid w:val="00620C07"/>
    <w:rsid w:val="00622FC5"/>
    <w:rsid w:val="00623A0A"/>
    <w:rsid w:val="0062560B"/>
    <w:rsid w:val="00625F89"/>
    <w:rsid w:val="0062610A"/>
    <w:rsid w:val="00626273"/>
    <w:rsid w:val="00627CD8"/>
    <w:rsid w:val="0063018D"/>
    <w:rsid w:val="006302BA"/>
    <w:rsid w:val="0063104D"/>
    <w:rsid w:val="00633206"/>
    <w:rsid w:val="00633F1F"/>
    <w:rsid w:val="00634014"/>
    <w:rsid w:val="0063627E"/>
    <w:rsid w:val="0063748C"/>
    <w:rsid w:val="006379E9"/>
    <w:rsid w:val="00637F0B"/>
    <w:rsid w:val="00640064"/>
    <w:rsid w:val="00641299"/>
    <w:rsid w:val="0064165F"/>
    <w:rsid w:val="00641D1D"/>
    <w:rsid w:val="00641DEC"/>
    <w:rsid w:val="00642DEE"/>
    <w:rsid w:val="00645559"/>
    <w:rsid w:val="006455ED"/>
    <w:rsid w:val="00645B2E"/>
    <w:rsid w:val="00645B44"/>
    <w:rsid w:val="006465A3"/>
    <w:rsid w:val="00650492"/>
    <w:rsid w:val="006506CF"/>
    <w:rsid w:val="006509FB"/>
    <w:rsid w:val="00650F6B"/>
    <w:rsid w:val="00650FC5"/>
    <w:rsid w:val="00651490"/>
    <w:rsid w:val="0065186E"/>
    <w:rsid w:val="00652CD7"/>
    <w:rsid w:val="0065571C"/>
    <w:rsid w:val="006565B4"/>
    <w:rsid w:val="00656793"/>
    <w:rsid w:val="00656FF6"/>
    <w:rsid w:val="00657090"/>
    <w:rsid w:val="00657E42"/>
    <w:rsid w:val="006605EE"/>
    <w:rsid w:val="0066077E"/>
    <w:rsid w:val="00660A02"/>
    <w:rsid w:val="00661368"/>
    <w:rsid w:val="006614D0"/>
    <w:rsid w:val="006617EE"/>
    <w:rsid w:val="00661A89"/>
    <w:rsid w:val="00661B3E"/>
    <w:rsid w:val="00661F83"/>
    <w:rsid w:val="006632A0"/>
    <w:rsid w:val="00664773"/>
    <w:rsid w:val="00670B51"/>
    <w:rsid w:val="00670EB8"/>
    <w:rsid w:val="00671357"/>
    <w:rsid w:val="00672D40"/>
    <w:rsid w:val="0067339B"/>
    <w:rsid w:val="006747CB"/>
    <w:rsid w:val="00674898"/>
    <w:rsid w:val="00674DF3"/>
    <w:rsid w:val="006750B9"/>
    <w:rsid w:val="00676783"/>
    <w:rsid w:val="00677510"/>
    <w:rsid w:val="00680149"/>
    <w:rsid w:val="00680504"/>
    <w:rsid w:val="0068071F"/>
    <w:rsid w:val="00680BA2"/>
    <w:rsid w:val="0068155D"/>
    <w:rsid w:val="00681941"/>
    <w:rsid w:val="00682FA3"/>
    <w:rsid w:val="006834F6"/>
    <w:rsid w:val="00684DD8"/>
    <w:rsid w:val="00685CDD"/>
    <w:rsid w:val="00686621"/>
    <w:rsid w:val="00686B2F"/>
    <w:rsid w:val="00686CF3"/>
    <w:rsid w:val="00686FBA"/>
    <w:rsid w:val="0068716C"/>
    <w:rsid w:val="00687C0C"/>
    <w:rsid w:val="0069034E"/>
    <w:rsid w:val="00690EB3"/>
    <w:rsid w:val="00693F66"/>
    <w:rsid w:val="006941CC"/>
    <w:rsid w:val="00694FAE"/>
    <w:rsid w:val="00696837"/>
    <w:rsid w:val="00696F31"/>
    <w:rsid w:val="006A0159"/>
    <w:rsid w:val="006A07FA"/>
    <w:rsid w:val="006A0D07"/>
    <w:rsid w:val="006A154D"/>
    <w:rsid w:val="006A4BC5"/>
    <w:rsid w:val="006A5438"/>
    <w:rsid w:val="006A591A"/>
    <w:rsid w:val="006A5ABC"/>
    <w:rsid w:val="006A79E1"/>
    <w:rsid w:val="006B0C7C"/>
    <w:rsid w:val="006B0DBF"/>
    <w:rsid w:val="006B1666"/>
    <w:rsid w:val="006B1A28"/>
    <w:rsid w:val="006B1CD2"/>
    <w:rsid w:val="006B22C0"/>
    <w:rsid w:val="006B2551"/>
    <w:rsid w:val="006B2D3A"/>
    <w:rsid w:val="006B5100"/>
    <w:rsid w:val="006B59CF"/>
    <w:rsid w:val="006B7151"/>
    <w:rsid w:val="006B761C"/>
    <w:rsid w:val="006C0089"/>
    <w:rsid w:val="006C0324"/>
    <w:rsid w:val="006C0F86"/>
    <w:rsid w:val="006C3BEA"/>
    <w:rsid w:val="006C3C6C"/>
    <w:rsid w:val="006C3E4E"/>
    <w:rsid w:val="006C3EE4"/>
    <w:rsid w:val="006C49C4"/>
    <w:rsid w:val="006C4CB3"/>
    <w:rsid w:val="006C52C5"/>
    <w:rsid w:val="006C5FEE"/>
    <w:rsid w:val="006C70A1"/>
    <w:rsid w:val="006C799C"/>
    <w:rsid w:val="006C7CFB"/>
    <w:rsid w:val="006C7EA2"/>
    <w:rsid w:val="006C7F58"/>
    <w:rsid w:val="006D0A5A"/>
    <w:rsid w:val="006D16B3"/>
    <w:rsid w:val="006D2E30"/>
    <w:rsid w:val="006D3609"/>
    <w:rsid w:val="006D444A"/>
    <w:rsid w:val="006D4901"/>
    <w:rsid w:val="006D4C73"/>
    <w:rsid w:val="006D58F9"/>
    <w:rsid w:val="006D719E"/>
    <w:rsid w:val="006D7289"/>
    <w:rsid w:val="006D7D83"/>
    <w:rsid w:val="006E077E"/>
    <w:rsid w:val="006E16CB"/>
    <w:rsid w:val="006E2F11"/>
    <w:rsid w:val="006E3A49"/>
    <w:rsid w:val="006E3CFF"/>
    <w:rsid w:val="006E6B79"/>
    <w:rsid w:val="006E6BF4"/>
    <w:rsid w:val="006E7A91"/>
    <w:rsid w:val="006F05D8"/>
    <w:rsid w:val="006F0682"/>
    <w:rsid w:val="006F088C"/>
    <w:rsid w:val="006F0CC7"/>
    <w:rsid w:val="006F1300"/>
    <w:rsid w:val="006F21F9"/>
    <w:rsid w:val="006F2391"/>
    <w:rsid w:val="006F276F"/>
    <w:rsid w:val="006F2FCE"/>
    <w:rsid w:val="006F3029"/>
    <w:rsid w:val="006F3434"/>
    <w:rsid w:val="006F3F5D"/>
    <w:rsid w:val="006F4925"/>
    <w:rsid w:val="006F4931"/>
    <w:rsid w:val="006F5E3D"/>
    <w:rsid w:val="006F7288"/>
    <w:rsid w:val="006F7567"/>
    <w:rsid w:val="006F7824"/>
    <w:rsid w:val="007012B9"/>
    <w:rsid w:val="0070176B"/>
    <w:rsid w:val="007019B7"/>
    <w:rsid w:val="007026A8"/>
    <w:rsid w:val="00702908"/>
    <w:rsid w:val="00702AF4"/>
    <w:rsid w:val="0070316F"/>
    <w:rsid w:val="00703592"/>
    <w:rsid w:val="00703E87"/>
    <w:rsid w:val="00704EAE"/>
    <w:rsid w:val="00705446"/>
    <w:rsid w:val="0070558E"/>
    <w:rsid w:val="00706423"/>
    <w:rsid w:val="007064D1"/>
    <w:rsid w:val="0070738D"/>
    <w:rsid w:val="00707ECB"/>
    <w:rsid w:val="00710FDE"/>
    <w:rsid w:val="007112AD"/>
    <w:rsid w:val="00713B69"/>
    <w:rsid w:val="007146C5"/>
    <w:rsid w:val="0071572D"/>
    <w:rsid w:val="00715F34"/>
    <w:rsid w:val="00716180"/>
    <w:rsid w:val="0071668D"/>
    <w:rsid w:val="0072099E"/>
    <w:rsid w:val="007211E7"/>
    <w:rsid w:val="00721FB7"/>
    <w:rsid w:val="00723F5F"/>
    <w:rsid w:val="00724D03"/>
    <w:rsid w:val="007254A6"/>
    <w:rsid w:val="00725DA0"/>
    <w:rsid w:val="00725E70"/>
    <w:rsid w:val="007260D6"/>
    <w:rsid w:val="00726908"/>
    <w:rsid w:val="00726B38"/>
    <w:rsid w:val="007270FE"/>
    <w:rsid w:val="00727951"/>
    <w:rsid w:val="00730B1B"/>
    <w:rsid w:val="00730C55"/>
    <w:rsid w:val="00731111"/>
    <w:rsid w:val="0073141B"/>
    <w:rsid w:val="00731741"/>
    <w:rsid w:val="00731E8B"/>
    <w:rsid w:val="00732145"/>
    <w:rsid w:val="007339B3"/>
    <w:rsid w:val="00733CCC"/>
    <w:rsid w:val="00733E3D"/>
    <w:rsid w:val="007344C8"/>
    <w:rsid w:val="0073462A"/>
    <w:rsid w:val="00734A6F"/>
    <w:rsid w:val="00736AC2"/>
    <w:rsid w:val="00737C0E"/>
    <w:rsid w:val="007402F6"/>
    <w:rsid w:val="00740608"/>
    <w:rsid w:val="00740B5D"/>
    <w:rsid w:val="0074195A"/>
    <w:rsid w:val="00742BB4"/>
    <w:rsid w:val="007435A0"/>
    <w:rsid w:val="00743F00"/>
    <w:rsid w:val="00744046"/>
    <w:rsid w:val="007444BA"/>
    <w:rsid w:val="00744DBB"/>
    <w:rsid w:val="00745375"/>
    <w:rsid w:val="0074551D"/>
    <w:rsid w:val="0074596E"/>
    <w:rsid w:val="00746669"/>
    <w:rsid w:val="00747502"/>
    <w:rsid w:val="007502C6"/>
    <w:rsid w:val="007505C5"/>
    <w:rsid w:val="0075106D"/>
    <w:rsid w:val="00752701"/>
    <w:rsid w:val="00753C57"/>
    <w:rsid w:val="00754024"/>
    <w:rsid w:val="00754143"/>
    <w:rsid w:val="00754586"/>
    <w:rsid w:val="00754AAE"/>
    <w:rsid w:val="00754B71"/>
    <w:rsid w:val="00755EB2"/>
    <w:rsid w:val="00755F67"/>
    <w:rsid w:val="00757C67"/>
    <w:rsid w:val="0076001B"/>
    <w:rsid w:val="00761A9D"/>
    <w:rsid w:val="00761D77"/>
    <w:rsid w:val="00762660"/>
    <w:rsid w:val="00762890"/>
    <w:rsid w:val="00762AAA"/>
    <w:rsid w:val="00762C8C"/>
    <w:rsid w:val="0076429B"/>
    <w:rsid w:val="00764789"/>
    <w:rsid w:val="007665BA"/>
    <w:rsid w:val="00767776"/>
    <w:rsid w:val="00770EA0"/>
    <w:rsid w:val="00771D48"/>
    <w:rsid w:val="00772184"/>
    <w:rsid w:val="00772C6A"/>
    <w:rsid w:val="00772DE0"/>
    <w:rsid w:val="00774982"/>
    <w:rsid w:val="00775304"/>
    <w:rsid w:val="00776669"/>
    <w:rsid w:val="00776E86"/>
    <w:rsid w:val="00777E37"/>
    <w:rsid w:val="00781025"/>
    <w:rsid w:val="007825B4"/>
    <w:rsid w:val="00782C3D"/>
    <w:rsid w:val="00782CEC"/>
    <w:rsid w:val="00783B57"/>
    <w:rsid w:val="00783C42"/>
    <w:rsid w:val="00783E92"/>
    <w:rsid w:val="00785514"/>
    <w:rsid w:val="007855F8"/>
    <w:rsid w:val="0078598A"/>
    <w:rsid w:val="0078598F"/>
    <w:rsid w:val="00786454"/>
    <w:rsid w:val="007872B6"/>
    <w:rsid w:val="00787806"/>
    <w:rsid w:val="00787D67"/>
    <w:rsid w:val="007902A7"/>
    <w:rsid w:val="00790B5C"/>
    <w:rsid w:val="00790D84"/>
    <w:rsid w:val="00791091"/>
    <w:rsid w:val="00791D5F"/>
    <w:rsid w:val="00792903"/>
    <w:rsid w:val="00792911"/>
    <w:rsid w:val="007930B9"/>
    <w:rsid w:val="00793FDF"/>
    <w:rsid w:val="00794287"/>
    <w:rsid w:val="0079462C"/>
    <w:rsid w:val="00794A4C"/>
    <w:rsid w:val="00794CD3"/>
    <w:rsid w:val="00795F2A"/>
    <w:rsid w:val="00795F38"/>
    <w:rsid w:val="00796D3C"/>
    <w:rsid w:val="00797CBA"/>
    <w:rsid w:val="00797CD2"/>
    <w:rsid w:val="007A1C8A"/>
    <w:rsid w:val="007A22BD"/>
    <w:rsid w:val="007A3F37"/>
    <w:rsid w:val="007A4430"/>
    <w:rsid w:val="007A47E8"/>
    <w:rsid w:val="007A4CF1"/>
    <w:rsid w:val="007A5ACF"/>
    <w:rsid w:val="007A5B85"/>
    <w:rsid w:val="007A6277"/>
    <w:rsid w:val="007A6B72"/>
    <w:rsid w:val="007A7075"/>
    <w:rsid w:val="007A750D"/>
    <w:rsid w:val="007A7E24"/>
    <w:rsid w:val="007B094C"/>
    <w:rsid w:val="007B0D3A"/>
    <w:rsid w:val="007B194A"/>
    <w:rsid w:val="007B232F"/>
    <w:rsid w:val="007B2AF3"/>
    <w:rsid w:val="007B2EA1"/>
    <w:rsid w:val="007B4B68"/>
    <w:rsid w:val="007B668B"/>
    <w:rsid w:val="007B69F2"/>
    <w:rsid w:val="007B71F2"/>
    <w:rsid w:val="007C0B13"/>
    <w:rsid w:val="007C3A33"/>
    <w:rsid w:val="007C5014"/>
    <w:rsid w:val="007C5166"/>
    <w:rsid w:val="007C5990"/>
    <w:rsid w:val="007C5D89"/>
    <w:rsid w:val="007D0CDA"/>
    <w:rsid w:val="007D2498"/>
    <w:rsid w:val="007D2608"/>
    <w:rsid w:val="007D26AA"/>
    <w:rsid w:val="007D3050"/>
    <w:rsid w:val="007D368E"/>
    <w:rsid w:val="007D4941"/>
    <w:rsid w:val="007D514F"/>
    <w:rsid w:val="007D56E3"/>
    <w:rsid w:val="007D709D"/>
    <w:rsid w:val="007D71BD"/>
    <w:rsid w:val="007D7925"/>
    <w:rsid w:val="007E0B31"/>
    <w:rsid w:val="007E191B"/>
    <w:rsid w:val="007E221C"/>
    <w:rsid w:val="007E2F88"/>
    <w:rsid w:val="007E3906"/>
    <w:rsid w:val="007E3976"/>
    <w:rsid w:val="007E55A6"/>
    <w:rsid w:val="007E59FA"/>
    <w:rsid w:val="007E6B67"/>
    <w:rsid w:val="007E6DEF"/>
    <w:rsid w:val="007E6E34"/>
    <w:rsid w:val="007F03F9"/>
    <w:rsid w:val="007F18A6"/>
    <w:rsid w:val="007F214C"/>
    <w:rsid w:val="007F23AE"/>
    <w:rsid w:val="007F265D"/>
    <w:rsid w:val="007F3222"/>
    <w:rsid w:val="007F3604"/>
    <w:rsid w:val="007F389D"/>
    <w:rsid w:val="007F50CF"/>
    <w:rsid w:val="007F50DE"/>
    <w:rsid w:val="007F521A"/>
    <w:rsid w:val="007F5DC1"/>
    <w:rsid w:val="007F730E"/>
    <w:rsid w:val="00800BD6"/>
    <w:rsid w:val="008017B3"/>
    <w:rsid w:val="008028A1"/>
    <w:rsid w:val="00803752"/>
    <w:rsid w:val="00803DF6"/>
    <w:rsid w:val="00804001"/>
    <w:rsid w:val="008049FD"/>
    <w:rsid w:val="008066AB"/>
    <w:rsid w:val="00807253"/>
    <w:rsid w:val="00810412"/>
    <w:rsid w:val="00811A93"/>
    <w:rsid w:val="00812075"/>
    <w:rsid w:val="00813368"/>
    <w:rsid w:val="00813A3A"/>
    <w:rsid w:val="00814239"/>
    <w:rsid w:val="00814F9C"/>
    <w:rsid w:val="008155C0"/>
    <w:rsid w:val="00815B6A"/>
    <w:rsid w:val="0081632A"/>
    <w:rsid w:val="00816A6A"/>
    <w:rsid w:val="00817BD4"/>
    <w:rsid w:val="00817E0F"/>
    <w:rsid w:val="00820B3E"/>
    <w:rsid w:val="00824173"/>
    <w:rsid w:val="00824B11"/>
    <w:rsid w:val="00824FCA"/>
    <w:rsid w:val="00825830"/>
    <w:rsid w:val="008270A1"/>
    <w:rsid w:val="00827E7A"/>
    <w:rsid w:val="008300D9"/>
    <w:rsid w:val="0083024A"/>
    <w:rsid w:val="00831883"/>
    <w:rsid w:val="00831C5C"/>
    <w:rsid w:val="0083278E"/>
    <w:rsid w:val="00834B4F"/>
    <w:rsid w:val="00834C62"/>
    <w:rsid w:val="00834EDA"/>
    <w:rsid w:val="0083576E"/>
    <w:rsid w:val="008358E4"/>
    <w:rsid w:val="00835BD7"/>
    <w:rsid w:val="00837CDE"/>
    <w:rsid w:val="00840467"/>
    <w:rsid w:val="0084070B"/>
    <w:rsid w:val="00840EB3"/>
    <w:rsid w:val="00841BC6"/>
    <w:rsid w:val="00841CC3"/>
    <w:rsid w:val="0084238F"/>
    <w:rsid w:val="008427E7"/>
    <w:rsid w:val="00842897"/>
    <w:rsid w:val="00842DF9"/>
    <w:rsid w:val="00844799"/>
    <w:rsid w:val="00845256"/>
    <w:rsid w:val="008459FC"/>
    <w:rsid w:val="00845C0A"/>
    <w:rsid w:val="008466AA"/>
    <w:rsid w:val="008512ED"/>
    <w:rsid w:val="00851385"/>
    <w:rsid w:val="00851F69"/>
    <w:rsid w:val="008528DE"/>
    <w:rsid w:val="00852F5A"/>
    <w:rsid w:val="00853DCE"/>
    <w:rsid w:val="00854CEA"/>
    <w:rsid w:val="0085525D"/>
    <w:rsid w:val="00855D14"/>
    <w:rsid w:val="008603AF"/>
    <w:rsid w:val="008608E8"/>
    <w:rsid w:val="008617A3"/>
    <w:rsid w:val="00863C35"/>
    <w:rsid w:val="00864253"/>
    <w:rsid w:val="008644F3"/>
    <w:rsid w:val="00864643"/>
    <w:rsid w:val="00865633"/>
    <w:rsid w:val="00865B63"/>
    <w:rsid w:val="008676EA"/>
    <w:rsid w:val="0087057E"/>
    <w:rsid w:val="008726FF"/>
    <w:rsid w:val="00873853"/>
    <w:rsid w:val="00874107"/>
    <w:rsid w:val="00874C3B"/>
    <w:rsid w:val="00875214"/>
    <w:rsid w:val="008765F9"/>
    <w:rsid w:val="00876ADC"/>
    <w:rsid w:val="00877F8A"/>
    <w:rsid w:val="008806E3"/>
    <w:rsid w:val="00880AF9"/>
    <w:rsid w:val="00881625"/>
    <w:rsid w:val="008823C0"/>
    <w:rsid w:val="008826DC"/>
    <w:rsid w:val="0088319C"/>
    <w:rsid w:val="00885677"/>
    <w:rsid w:val="008860C2"/>
    <w:rsid w:val="008870F2"/>
    <w:rsid w:val="00887932"/>
    <w:rsid w:val="00887C1F"/>
    <w:rsid w:val="00890D8C"/>
    <w:rsid w:val="00892D12"/>
    <w:rsid w:val="00893F41"/>
    <w:rsid w:val="0089412E"/>
    <w:rsid w:val="008946D4"/>
    <w:rsid w:val="00894AF3"/>
    <w:rsid w:val="00894B29"/>
    <w:rsid w:val="00894F08"/>
    <w:rsid w:val="00894F2A"/>
    <w:rsid w:val="00896092"/>
    <w:rsid w:val="00897334"/>
    <w:rsid w:val="00897873"/>
    <w:rsid w:val="00897CDB"/>
    <w:rsid w:val="008A0BBD"/>
    <w:rsid w:val="008A183E"/>
    <w:rsid w:val="008A1AAA"/>
    <w:rsid w:val="008A24E1"/>
    <w:rsid w:val="008A2E5E"/>
    <w:rsid w:val="008A2FCF"/>
    <w:rsid w:val="008A427B"/>
    <w:rsid w:val="008A4566"/>
    <w:rsid w:val="008A571D"/>
    <w:rsid w:val="008A5A6E"/>
    <w:rsid w:val="008A5BE5"/>
    <w:rsid w:val="008A5F5A"/>
    <w:rsid w:val="008A6092"/>
    <w:rsid w:val="008A7424"/>
    <w:rsid w:val="008A7902"/>
    <w:rsid w:val="008A7ADD"/>
    <w:rsid w:val="008B0675"/>
    <w:rsid w:val="008B0D95"/>
    <w:rsid w:val="008B13EB"/>
    <w:rsid w:val="008B16F3"/>
    <w:rsid w:val="008B239A"/>
    <w:rsid w:val="008B29B9"/>
    <w:rsid w:val="008B4481"/>
    <w:rsid w:val="008B4924"/>
    <w:rsid w:val="008B51C9"/>
    <w:rsid w:val="008B574D"/>
    <w:rsid w:val="008B5EF6"/>
    <w:rsid w:val="008B60B5"/>
    <w:rsid w:val="008B651D"/>
    <w:rsid w:val="008B7E13"/>
    <w:rsid w:val="008C0144"/>
    <w:rsid w:val="008C032F"/>
    <w:rsid w:val="008C0748"/>
    <w:rsid w:val="008C0F92"/>
    <w:rsid w:val="008C3228"/>
    <w:rsid w:val="008C35A7"/>
    <w:rsid w:val="008C3734"/>
    <w:rsid w:val="008C491B"/>
    <w:rsid w:val="008C5C53"/>
    <w:rsid w:val="008C789D"/>
    <w:rsid w:val="008D0397"/>
    <w:rsid w:val="008D066E"/>
    <w:rsid w:val="008D097C"/>
    <w:rsid w:val="008D159E"/>
    <w:rsid w:val="008D16C3"/>
    <w:rsid w:val="008D24FD"/>
    <w:rsid w:val="008D3C46"/>
    <w:rsid w:val="008D5DBF"/>
    <w:rsid w:val="008D745A"/>
    <w:rsid w:val="008D7708"/>
    <w:rsid w:val="008D785A"/>
    <w:rsid w:val="008E0364"/>
    <w:rsid w:val="008E1A61"/>
    <w:rsid w:val="008E236C"/>
    <w:rsid w:val="008E2710"/>
    <w:rsid w:val="008E3501"/>
    <w:rsid w:val="008E3BB3"/>
    <w:rsid w:val="008E488F"/>
    <w:rsid w:val="008E4E8C"/>
    <w:rsid w:val="008E588C"/>
    <w:rsid w:val="008E5D77"/>
    <w:rsid w:val="008E6771"/>
    <w:rsid w:val="008E6B53"/>
    <w:rsid w:val="008E7CE5"/>
    <w:rsid w:val="008F006C"/>
    <w:rsid w:val="008F00F2"/>
    <w:rsid w:val="008F04E0"/>
    <w:rsid w:val="008F15CC"/>
    <w:rsid w:val="008F22B0"/>
    <w:rsid w:val="008F2F62"/>
    <w:rsid w:val="008F34C2"/>
    <w:rsid w:val="008F3E57"/>
    <w:rsid w:val="008F5269"/>
    <w:rsid w:val="008F5476"/>
    <w:rsid w:val="008F6B45"/>
    <w:rsid w:val="008F772C"/>
    <w:rsid w:val="00900059"/>
    <w:rsid w:val="00900563"/>
    <w:rsid w:val="00901D8D"/>
    <w:rsid w:val="00901F74"/>
    <w:rsid w:val="00902289"/>
    <w:rsid w:val="00902570"/>
    <w:rsid w:val="009038E1"/>
    <w:rsid w:val="00903C5E"/>
    <w:rsid w:val="00904352"/>
    <w:rsid w:val="00904398"/>
    <w:rsid w:val="0090598E"/>
    <w:rsid w:val="0090665E"/>
    <w:rsid w:val="009073CC"/>
    <w:rsid w:val="0091019A"/>
    <w:rsid w:val="00910594"/>
    <w:rsid w:val="00911879"/>
    <w:rsid w:val="00911F3C"/>
    <w:rsid w:val="009121B3"/>
    <w:rsid w:val="009130CC"/>
    <w:rsid w:val="009135FA"/>
    <w:rsid w:val="00913B6A"/>
    <w:rsid w:val="009142D1"/>
    <w:rsid w:val="00914596"/>
    <w:rsid w:val="00914C1E"/>
    <w:rsid w:val="00915431"/>
    <w:rsid w:val="0091615B"/>
    <w:rsid w:val="0091657A"/>
    <w:rsid w:val="00917ED5"/>
    <w:rsid w:val="009210DC"/>
    <w:rsid w:val="00921AEB"/>
    <w:rsid w:val="00921E20"/>
    <w:rsid w:val="00923ABA"/>
    <w:rsid w:val="009241D1"/>
    <w:rsid w:val="00924441"/>
    <w:rsid w:val="00924A62"/>
    <w:rsid w:val="009251CF"/>
    <w:rsid w:val="00926A45"/>
    <w:rsid w:val="00927B6A"/>
    <w:rsid w:val="00927F31"/>
    <w:rsid w:val="0093035A"/>
    <w:rsid w:val="00931431"/>
    <w:rsid w:val="009327B7"/>
    <w:rsid w:val="00933584"/>
    <w:rsid w:val="0093421A"/>
    <w:rsid w:val="00934E7A"/>
    <w:rsid w:val="0093575B"/>
    <w:rsid w:val="009357B1"/>
    <w:rsid w:val="00935E1D"/>
    <w:rsid w:val="00937C50"/>
    <w:rsid w:val="0094000A"/>
    <w:rsid w:val="00940236"/>
    <w:rsid w:val="00940A39"/>
    <w:rsid w:val="00940F34"/>
    <w:rsid w:val="0094200F"/>
    <w:rsid w:val="00942086"/>
    <w:rsid w:val="009421D0"/>
    <w:rsid w:val="00944EB7"/>
    <w:rsid w:val="00944F76"/>
    <w:rsid w:val="0094696F"/>
    <w:rsid w:val="00946E3D"/>
    <w:rsid w:val="0095101C"/>
    <w:rsid w:val="0095146B"/>
    <w:rsid w:val="0095268D"/>
    <w:rsid w:val="00952B7C"/>
    <w:rsid w:val="0095359A"/>
    <w:rsid w:val="0095359C"/>
    <w:rsid w:val="00954DD4"/>
    <w:rsid w:val="0095510A"/>
    <w:rsid w:val="009560E7"/>
    <w:rsid w:val="00956251"/>
    <w:rsid w:val="00956E90"/>
    <w:rsid w:val="00957A5F"/>
    <w:rsid w:val="00957C81"/>
    <w:rsid w:val="00961280"/>
    <w:rsid w:val="00962E48"/>
    <w:rsid w:val="009633C8"/>
    <w:rsid w:val="00963E0F"/>
    <w:rsid w:val="00965A00"/>
    <w:rsid w:val="00966EF7"/>
    <w:rsid w:val="00967CC8"/>
    <w:rsid w:val="00970A08"/>
    <w:rsid w:val="00973E15"/>
    <w:rsid w:val="00974230"/>
    <w:rsid w:val="00974329"/>
    <w:rsid w:val="00974FBD"/>
    <w:rsid w:val="00976790"/>
    <w:rsid w:val="00976A31"/>
    <w:rsid w:val="00977356"/>
    <w:rsid w:val="0097752F"/>
    <w:rsid w:val="009800BF"/>
    <w:rsid w:val="00980165"/>
    <w:rsid w:val="00980272"/>
    <w:rsid w:val="00980914"/>
    <w:rsid w:val="00980AB2"/>
    <w:rsid w:val="00980BC3"/>
    <w:rsid w:val="00981E40"/>
    <w:rsid w:val="00982F77"/>
    <w:rsid w:val="0098368D"/>
    <w:rsid w:val="00983A34"/>
    <w:rsid w:val="009848AF"/>
    <w:rsid w:val="00984E79"/>
    <w:rsid w:val="0098548C"/>
    <w:rsid w:val="00985497"/>
    <w:rsid w:val="00985DF6"/>
    <w:rsid w:val="009860D0"/>
    <w:rsid w:val="00986BF6"/>
    <w:rsid w:val="00987245"/>
    <w:rsid w:val="009876F5"/>
    <w:rsid w:val="00990469"/>
    <w:rsid w:val="0099077B"/>
    <w:rsid w:val="00992009"/>
    <w:rsid w:val="00992052"/>
    <w:rsid w:val="00992673"/>
    <w:rsid w:val="00992BBE"/>
    <w:rsid w:val="00992F91"/>
    <w:rsid w:val="009948DF"/>
    <w:rsid w:val="0099586A"/>
    <w:rsid w:val="009966CC"/>
    <w:rsid w:val="00996C51"/>
    <w:rsid w:val="0099769F"/>
    <w:rsid w:val="009A0380"/>
    <w:rsid w:val="009A0A4D"/>
    <w:rsid w:val="009A0D08"/>
    <w:rsid w:val="009A11E7"/>
    <w:rsid w:val="009A1743"/>
    <w:rsid w:val="009A28EE"/>
    <w:rsid w:val="009A3E29"/>
    <w:rsid w:val="009A50BE"/>
    <w:rsid w:val="009A5321"/>
    <w:rsid w:val="009A53BE"/>
    <w:rsid w:val="009A5456"/>
    <w:rsid w:val="009A545C"/>
    <w:rsid w:val="009A5B64"/>
    <w:rsid w:val="009A64CE"/>
    <w:rsid w:val="009B116F"/>
    <w:rsid w:val="009B16F0"/>
    <w:rsid w:val="009B26A5"/>
    <w:rsid w:val="009B3C9B"/>
    <w:rsid w:val="009B41EE"/>
    <w:rsid w:val="009B4E14"/>
    <w:rsid w:val="009B5488"/>
    <w:rsid w:val="009B595F"/>
    <w:rsid w:val="009B601B"/>
    <w:rsid w:val="009B68BB"/>
    <w:rsid w:val="009B6E17"/>
    <w:rsid w:val="009B78DE"/>
    <w:rsid w:val="009C03C2"/>
    <w:rsid w:val="009C1580"/>
    <w:rsid w:val="009C1DF4"/>
    <w:rsid w:val="009C2405"/>
    <w:rsid w:val="009C2673"/>
    <w:rsid w:val="009C3C80"/>
    <w:rsid w:val="009C3ED8"/>
    <w:rsid w:val="009C5038"/>
    <w:rsid w:val="009C55F6"/>
    <w:rsid w:val="009C5B3A"/>
    <w:rsid w:val="009C61D3"/>
    <w:rsid w:val="009C63C3"/>
    <w:rsid w:val="009C6812"/>
    <w:rsid w:val="009C6A51"/>
    <w:rsid w:val="009D04DF"/>
    <w:rsid w:val="009D0D74"/>
    <w:rsid w:val="009D1782"/>
    <w:rsid w:val="009D21F1"/>
    <w:rsid w:val="009D2251"/>
    <w:rsid w:val="009D2545"/>
    <w:rsid w:val="009D3D24"/>
    <w:rsid w:val="009D403D"/>
    <w:rsid w:val="009D4D98"/>
    <w:rsid w:val="009D4DC2"/>
    <w:rsid w:val="009D5AC1"/>
    <w:rsid w:val="009D6617"/>
    <w:rsid w:val="009D6B0C"/>
    <w:rsid w:val="009E0625"/>
    <w:rsid w:val="009E0732"/>
    <w:rsid w:val="009E0A89"/>
    <w:rsid w:val="009E1F29"/>
    <w:rsid w:val="009E2D6C"/>
    <w:rsid w:val="009E30BF"/>
    <w:rsid w:val="009E3879"/>
    <w:rsid w:val="009E5946"/>
    <w:rsid w:val="009E6270"/>
    <w:rsid w:val="009E70DB"/>
    <w:rsid w:val="009E74C9"/>
    <w:rsid w:val="009E74F9"/>
    <w:rsid w:val="009F2C44"/>
    <w:rsid w:val="009F3110"/>
    <w:rsid w:val="009F45D8"/>
    <w:rsid w:val="009F4850"/>
    <w:rsid w:val="009F545D"/>
    <w:rsid w:val="00A00441"/>
    <w:rsid w:val="00A00E65"/>
    <w:rsid w:val="00A00EEC"/>
    <w:rsid w:val="00A01FEA"/>
    <w:rsid w:val="00A02973"/>
    <w:rsid w:val="00A0297A"/>
    <w:rsid w:val="00A02D4D"/>
    <w:rsid w:val="00A030B1"/>
    <w:rsid w:val="00A03A58"/>
    <w:rsid w:val="00A03B51"/>
    <w:rsid w:val="00A03B9B"/>
    <w:rsid w:val="00A04B02"/>
    <w:rsid w:val="00A04D34"/>
    <w:rsid w:val="00A05D8C"/>
    <w:rsid w:val="00A06A68"/>
    <w:rsid w:val="00A06B66"/>
    <w:rsid w:val="00A0737E"/>
    <w:rsid w:val="00A07787"/>
    <w:rsid w:val="00A077B9"/>
    <w:rsid w:val="00A10442"/>
    <w:rsid w:val="00A10B2C"/>
    <w:rsid w:val="00A10B44"/>
    <w:rsid w:val="00A119D7"/>
    <w:rsid w:val="00A13F96"/>
    <w:rsid w:val="00A145F4"/>
    <w:rsid w:val="00A149A1"/>
    <w:rsid w:val="00A157D6"/>
    <w:rsid w:val="00A15915"/>
    <w:rsid w:val="00A15ABB"/>
    <w:rsid w:val="00A16248"/>
    <w:rsid w:val="00A16CC5"/>
    <w:rsid w:val="00A20120"/>
    <w:rsid w:val="00A21335"/>
    <w:rsid w:val="00A22990"/>
    <w:rsid w:val="00A23962"/>
    <w:rsid w:val="00A2626B"/>
    <w:rsid w:val="00A26ADA"/>
    <w:rsid w:val="00A26AE4"/>
    <w:rsid w:val="00A26E09"/>
    <w:rsid w:val="00A27109"/>
    <w:rsid w:val="00A30812"/>
    <w:rsid w:val="00A309C7"/>
    <w:rsid w:val="00A31B06"/>
    <w:rsid w:val="00A32F72"/>
    <w:rsid w:val="00A33207"/>
    <w:rsid w:val="00A33640"/>
    <w:rsid w:val="00A33886"/>
    <w:rsid w:val="00A33E0E"/>
    <w:rsid w:val="00A35C22"/>
    <w:rsid w:val="00A35F4D"/>
    <w:rsid w:val="00A36622"/>
    <w:rsid w:val="00A36783"/>
    <w:rsid w:val="00A36C04"/>
    <w:rsid w:val="00A36C6B"/>
    <w:rsid w:val="00A378D8"/>
    <w:rsid w:val="00A37C8F"/>
    <w:rsid w:val="00A40D80"/>
    <w:rsid w:val="00A412A2"/>
    <w:rsid w:val="00A42749"/>
    <w:rsid w:val="00A42A9B"/>
    <w:rsid w:val="00A42FA0"/>
    <w:rsid w:val="00A43B70"/>
    <w:rsid w:val="00A457AE"/>
    <w:rsid w:val="00A45C18"/>
    <w:rsid w:val="00A463AD"/>
    <w:rsid w:val="00A5058D"/>
    <w:rsid w:val="00A505F2"/>
    <w:rsid w:val="00A50DBB"/>
    <w:rsid w:val="00A51532"/>
    <w:rsid w:val="00A519B4"/>
    <w:rsid w:val="00A52188"/>
    <w:rsid w:val="00A52B81"/>
    <w:rsid w:val="00A5318B"/>
    <w:rsid w:val="00A53C3A"/>
    <w:rsid w:val="00A54672"/>
    <w:rsid w:val="00A54EAB"/>
    <w:rsid w:val="00A5506B"/>
    <w:rsid w:val="00A56508"/>
    <w:rsid w:val="00A570DC"/>
    <w:rsid w:val="00A576DE"/>
    <w:rsid w:val="00A60CCD"/>
    <w:rsid w:val="00A611A1"/>
    <w:rsid w:val="00A617B4"/>
    <w:rsid w:val="00A61D99"/>
    <w:rsid w:val="00A629C4"/>
    <w:rsid w:val="00A635A4"/>
    <w:rsid w:val="00A6413F"/>
    <w:rsid w:val="00A64260"/>
    <w:rsid w:val="00A645BE"/>
    <w:rsid w:val="00A64876"/>
    <w:rsid w:val="00A655FA"/>
    <w:rsid w:val="00A66A0B"/>
    <w:rsid w:val="00A671B6"/>
    <w:rsid w:val="00A71745"/>
    <w:rsid w:val="00A71C22"/>
    <w:rsid w:val="00A74537"/>
    <w:rsid w:val="00A749AC"/>
    <w:rsid w:val="00A75083"/>
    <w:rsid w:val="00A75630"/>
    <w:rsid w:val="00A75A4E"/>
    <w:rsid w:val="00A75B25"/>
    <w:rsid w:val="00A75F74"/>
    <w:rsid w:val="00A76153"/>
    <w:rsid w:val="00A778E3"/>
    <w:rsid w:val="00A8055D"/>
    <w:rsid w:val="00A80E95"/>
    <w:rsid w:val="00A81BAE"/>
    <w:rsid w:val="00A82C8E"/>
    <w:rsid w:val="00A82DEF"/>
    <w:rsid w:val="00A83D05"/>
    <w:rsid w:val="00A8525B"/>
    <w:rsid w:val="00A85E57"/>
    <w:rsid w:val="00A8615E"/>
    <w:rsid w:val="00A87064"/>
    <w:rsid w:val="00A87AA0"/>
    <w:rsid w:val="00A87EF2"/>
    <w:rsid w:val="00A90387"/>
    <w:rsid w:val="00A90A33"/>
    <w:rsid w:val="00A90DAF"/>
    <w:rsid w:val="00A90E75"/>
    <w:rsid w:val="00A90E76"/>
    <w:rsid w:val="00A90EEC"/>
    <w:rsid w:val="00A91BD1"/>
    <w:rsid w:val="00A91BD7"/>
    <w:rsid w:val="00A92BFC"/>
    <w:rsid w:val="00A93B2B"/>
    <w:rsid w:val="00A93DE7"/>
    <w:rsid w:val="00A94C3D"/>
    <w:rsid w:val="00A96BB9"/>
    <w:rsid w:val="00A97B5A"/>
    <w:rsid w:val="00AA105A"/>
    <w:rsid w:val="00AA1C41"/>
    <w:rsid w:val="00AA2163"/>
    <w:rsid w:val="00AA45D6"/>
    <w:rsid w:val="00AA497D"/>
    <w:rsid w:val="00AA4A5C"/>
    <w:rsid w:val="00AA6452"/>
    <w:rsid w:val="00AA6BE7"/>
    <w:rsid w:val="00AA6D9B"/>
    <w:rsid w:val="00AA7C92"/>
    <w:rsid w:val="00AB0FF5"/>
    <w:rsid w:val="00AB16D1"/>
    <w:rsid w:val="00AB43D7"/>
    <w:rsid w:val="00AB4D46"/>
    <w:rsid w:val="00AB70DF"/>
    <w:rsid w:val="00AB75C5"/>
    <w:rsid w:val="00AB7ED4"/>
    <w:rsid w:val="00AC0996"/>
    <w:rsid w:val="00AC1A25"/>
    <w:rsid w:val="00AC2C72"/>
    <w:rsid w:val="00AC2D4A"/>
    <w:rsid w:val="00AC3DE2"/>
    <w:rsid w:val="00AC3EF5"/>
    <w:rsid w:val="00AC6BE7"/>
    <w:rsid w:val="00AC6DB5"/>
    <w:rsid w:val="00AC6FAA"/>
    <w:rsid w:val="00AC79D9"/>
    <w:rsid w:val="00AC7A92"/>
    <w:rsid w:val="00AC7C95"/>
    <w:rsid w:val="00AD06CD"/>
    <w:rsid w:val="00AD0DB2"/>
    <w:rsid w:val="00AD1239"/>
    <w:rsid w:val="00AD25E2"/>
    <w:rsid w:val="00AD33E7"/>
    <w:rsid w:val="00AD3570"/>
    <w:rsid w:val="00AD5687"/>
    <w:rsid w:val="00AD602F"/>
    <w:rsid w:val="00AD6DA0"/>
    <w:rsid w:val="00AD6DBE"/>
    <w:rsid w:val="00AD7317"/>
    <w:rsid w:val="00AD7D45"/>
    <w:rsid w:val="00AE1012"/>
    <w:rsid w:val="00AE20EE"/>
    <w:rsid w:val="00AE2C55"/>
    <w:rsid w:val="00AE2D8F"/>
    <w:rsid w:val="00AE4BF7"/>
    <w:rsid w:val="00AE661D"/>
    <w:rsid w:val="00AE763A"/>
    <w:rsid w:val="00AE7E69"/>
    <w:rsid w:val="00AF086F"/>
    <w:rsid w:val="00AF0C23"/>
    <w:rsid w:val="00AF1609"/>
    <w:rsid w:val="00AF17A2"/>
    <w:rsid w:val="00AF1F06"/>
    <w:rsid w:val="00AF3379"/>
    <w:rsid w:val="00AF3E5D"/>
    <w:rsid w:val="00AF479F"/>
    <w:rsid w:val="00AF5335"/>
    <w:rsid w:val="00AF6291"/>
    <w:rsid w:val="00AF635D"/>
    <w:rsid w:val="00AF7CA4"/>
    <w:rsid w:val="00AF7EBD"/>
    <w:rsid w:val="00AF7F34"/>
    <w:rsid w:val="00B00F20"/>
    <w:rsid w:val="00B028F3"/>
    <w:rsid w:val="00B02DDC"/>
    <w:rsid w:val="00B03CBA"/>
    <w:rsid w:val="00B046DB"/>
    <w:rsid w:val="00B0553E"/>
    <w:rsid w:val="00B05C6E"/>
    <w:rsid w:val="00B1014F"/>
    <w:rsid w:val="00B1139C"/>
    <w:rsid w:val="00B1139D"/>
    <w:rsid w:val="00B1193F"/>
    <w:rsid w:val="00B126C0"/>
    <w:rsid w:val="00B1376F"/>
    <w:rsid w:val="00B143B5"/>
    <w:rsid w:val="00B14989"/>
    <w:rsid w:val="00B15013"/>
    <w:rsid w:val="00B1516C"/>
    <w:rsid w:val="00B15C23"/>
    <w:rsid w:val="00B16D19"/>
    <w:rsid w:val="00B1746F"/>
    <w:rsid w:val="00B17695"/>
    <w:rsid w:val="00B17934"/>
    <w:rsid w:val="00B17A37"/>
    <w:rsid w:val="00B217EC"/>
    <w:rsid w:val="00B21BAD"/>
    <w:rsid w:val="00B22178"/>
    <w:rsid w:val="00B23018"/>
    <w:rsid w:val="00B239FF"/>
    <w:rsid w:val="00B23A09"/>
    <w:rsid w:val="00B2416C"/>
    <w:rsid w:val="00B27774"/>
    <w:rsid w:val="00B30989"/>
    <w:rsid w:val="00B30A44"/>
    <w:rsid w:val="00B3293F"/>
    <w:rsid w:val="00B32CC8"/>
    <w:rsid w:val="00B3462F"/>
    <w:rsid w:val="00B34E2A"/>
    <w:rsid w:val="00B37682"/>
    <w:rsid w:val="00B37876"/>
    <w:rsid w:val="00B37CE9"/>
    <w:rsid w:val="00B37E63"/>
    <w:rsid w:val="00B37F51"/>
    <w:rsid w:val="00B40303"/>
    <w:rsid w:val="00B40A53"/>
    <w:rsid w:val="00B41668"/>
    <w:rsid w:val="00B41952"/>
    <w:rsid w:val="00B42FD3"/>
    <w:rsid w:val="00B43A06"/>
    <w:rsid w:val="00B4474D"/>
    <w:rsid w:val="00B465F9"/>
    <w:rsid w:val="00B46728"/>
    <w:rsid w:val="00B47BFF"/>
    <w:rsid w:val="00B5096F"/>
    <w:rsid w:val="00B51086"/>
    <w:rsid w:val="00B510DB"/>
    <w:rsid w:val="00B52D40"/>
    <w:rsid w:val="00B533D2"/>
    <w:rsid w:val="00B547EB"/>
    <w:rsid w:val="00B56477"/>
    <w:rsid w:val="00B56D4D"/>
    <w:rsid w:val="00B60994"/>
    <w:rsid w:val="00B60C6F"/>
    <w:rsid w:val="00B625D3"/>
    <w:rsid w:val="00B62A59"/>
    <w:rsid w:val="00B62BEA"/>
    <w:rsid w:val="00B64A40"/>
    <w:rsid w:val="00B677E2"/>
    <w:rsid w:val="00B739EB"/>
    <w:rsid w:val="00B73B80"/>
    <w:rsid w:val="00B74C6C"/>
    <w:rsid w:val="00B74DBD"/>
    <w:rsid w:val="00B75268"/>
    <w:rsid w:val="00B75922"/>
    <w:rsid w:val="00B75F81"/>
    <w:rsid w:val="00B76414"/>
    <w:rsid w:val="00B76EDF"/>
    <w:rsid w:val="00B80579"/>
    <w:rsid w:val="00B81802"/>
    <w:rsid w:val="00B82A80"/>
    <w:rsid w:val="00B82D03"/>
    <w:rsid w:val="00B83A15"/>
    <w:rsid w:val="00B83AB4"/>
    <w:rsid w:val="00B83B89"/>
    <w:rsid w:val="00B83DFE"/>
    <w:rsid w:val="00B85414"/>
    <w:rsid w:val="00B86CF4"/>
    <w:rsid w:val="00B870BD"/>
    <w:rsid w:val="00B871CB"/>
    <w:rsid w:val="00B87D92"/>
    <w:rsid w:val="00B9011D"/>
    <w:rsid w:val="00B90851"/>
    <w:rsid w:val="00B91CA6"/>
    <w:rsid w:val="00B92812"/>
    <w:rsid w:val="00B92871"/>
    <w:rsid w:val="00B92F10"/>
    <w:rsid w:val="00B934D1"/>
    <w:rsid w:val="00B93EB1"/>
    <w:rsid w:val="00B94CE8"/>
    <w:rsid w:val="00B95C40"/>
    <w:rsid w:val="00B968F9"/>
    <w:rsid w:val="00BA01E7"/>
    <w:rsid w:val="00BA0DBC"/>
    <w:rsid w:val="00BA1551"/>
    <w:rsid w:val="00BA4176"/>
    <w:rsid w:val="00BA4776"/>
    <w:rsid w:val="00BA69B1"/>
    <w:rsid w:val="00BA6BED"/>
    <w:rsid w:val="00BA7391"/>
    <w:rsid w:val="00BB081B"/>
    <w:rsid w:val="00BB112F"/>
    <w:rsid w:val="00BB210E"/>
    <w:rsid w:val="00BB2F98"/>
    <w:rsid w:val="00BB36B2"/>
    <w:rsid w:val="00BB71BF"/>
    <w:rsid w:val="00BB787A"/>
    <w:rsid w:val="00BC06F3"/>
    <w:rsid w:val="00BC1535"/>
    <w:rsid w:val="00BC1BF8"/>
    <w:rsid w:val="00BC27CA"/>
    <w:rsid w:val="00BC2A52"/>
    <w:rsid w:val="00BC2CCD"/>
    <w:rsid w:val="00BC52EA"/>
    <w:rsid w:val="00BC5E28"/>
    <w:rsid w:val="00BC6FEE"/>
    <w:rsid w:val="00BC7064"/>
    <w:rsid w:val="00BC79C7"/>
    <w:rsid w:val="00BD0EFC"/>
    <w:rsid w:val="00BD0F17"/>
    <w:rsid w:val="00BD197E"/>
    <w:rsid w:val="00BD2293"/>
    <w:rsid w:val="00BD32D7"/>
    <w:rsid w:val="00BD4333"/>
    <w:rsid w:val="00BD5ADC"/>
    <w:rsid w:val="00BD6148"/>
    <w:rsid w:val="00BD6A6F"/>
    <w:rsid w:val="00BE16E9"/>
    <w:rsid w:val="00BE2749"/>
    <w:rsid w:val="00BE343F"/>
    <w:rsid w:val="00BE4172"/>
    <w:rsid w:val="00BE5EC0"/>
    <w:rsid w:val="00BE5FF0"/>
    <w:rsid w:val="00BE6213"/>
    <w:rsid w:val="00BE661A"/>
    <w:rsid w:val="00BE6CBD"/>
    <w:rsid w:val="00BE7992"/>
    <w:rsid w:val="00BF04CF"/>
    <w:rsid w:val="00BF0A08"/>
    <w:rsid w:val="00BF0D75"/>
    <w:rsid w:val="00BF1293"/>
    <w:rsid w:val="00BF1E2D"/>
    <w:rsid w:val="00BF24D1"/>
    <w:rsid w:val="00BF2FAD"/>
    <w:rsid w:val="00BF302C"/>
    <w:rsid w:val="00BF304C"/>
    <w:rsid w:val="00BF597C"/>
    <w:rsid w:val="00BF6FCE"/>
    <w:rsid w:val="00BF7450"/>
    <w:rsid w:val="00BF79DE"/>
    <w:rsid w:val="00C00570"/>
    <w:rsid w:val="00C011B5"/>
    <w:rsid w:val="00C0165A"/>
    <w:rsid w:val="00C0476E"/>
    <w:rsid w:val="00C04BAB"/>
    <w:rsid w:val="00C04D30"/>
    <w:rsid w:val="00C06636"/>
    <w:rsid w:val="00C07C61"/>
    <w:rsid w:val="00C109EA"/>
    <w:rsid w:val="00C11698"/>
    <w:rsid w:val="00C11B6B"/>
    <w:rsid w:val="00C11F00"/>
    <w:rsid w:val="00C121D3"/>
    <w:rsid w:val="00C12252"/>
    <w:rsid w:val="00C12412"/>
    <w:rsid w:val="00C12615"/>
    <w:rsid w:val="00C12936"/>
    <w:rsid w:val="00C149A2"/>
    <w:rsid w:val="00C15183"/>
    <w:rsid w:val="00C16493"/>
    <w:rsid w:val="00C16578"/>
    <w:rsid w:val="00C16801"/>
    <w:rsid w:val="00C16E11"/>
    <w:rsid w:val="00C17398"/>
    <w:rsid w:val="00C175F6"/>
    <w:rsid w:val="00C17C0D"/>
    <w:rsid w:val="00C17C20"/>
    <w:rsid w:val="00C202DA"/>
    <w:rsid w:val="00C20AF4"/>
    <w:rsid w:val="00C2166F"/>
    <w:rsid w:val="00C224C3"/>
    <w:rsid w:val="00C22896"/>
    <w:rsid w:val="00C22B78"/>
    <w:rsid w:val="00C23531"/>
    <w:rsid w:val="00C23C85"/>
    <w:rsid w:val="00C24E0B"/>
    <w:rsid w:val="00C25101"/>
    <w:rsid w:val="00C2594F"/>
    <w:rsid w:val="00C26409"/>
    <w:rsid w:val="00C27637"/>
    <w:rsid w:val="00C27C4D"/>
    <w:rsid w:val="00C30556"/>
    <w:rsid w:val="00C305AA"/>
    <w:rsid w:val="00C313CF"/>
    <w:rsid w:val="00C31C5C"/>
    <w:rsid w:val="00C325B3"/>
    <w:rsid w:val="00C33021"/>
    <w:rsid w:val="00C33093"/>
    <w:rsid w:val="00C338B2"/>
    <w:rsid w:val="00C3452E"/>
    <w:rsid w:val="00C347EF"/>
    <w:rsid w:val="00C356BC"/>
    <w:rsid w:val="00C3687D"/>
    <w:rsid w:val="00C36B46"/>
    <w:rsid w:val="00C37E4C"/>
    <w:rsid w:val="00C40E8B"/>
    <w:rsid w:val="00C411BF"/>
    <w:rsid w:val="00C41449"/>
    <w:rsid w:val="00C41789"/>
    <w:rsid w:val="00C41AC3"/>
    <w:rsid w:val="00C41AD4"/>
    <w:rsid w:val="00C41EB7"/>
    <w:rsid w:val="00C42FB8"/>
    <w:rsid w:val="00C43E2F"/>
    <w:rsid w:val="00C444D2"/>
    <w:rsid w:val="00C44DDB"/>
    <w:rsid w:val="00C4524C"/>
    <w:rsid w:val="00C457FF"/>
    <w:rsid w:val="00C45CBE"/>
    <w:rsid w:val="00C46AF6"/>
    <w:rsid w:val="00C47086"/>
    <w:rsid w:val="00C476EA"/>
    <w:rsid w:val="00C502C4"/>
    <w:rsid w:val="00C50773"/>
    <w:rsid w:val="00C50B1B"/>
    <w:rsid w:val="00C516B6"/>
    <w:rsid w:val="00C51BB3"/>
    <w:rsid w:val="00C5304C"/>
    <w:rsid w:val="00C53CD5"/>
    <w:rsid w:val="00C563A8"/>
    <w:rsid w:val="00C5663E"/>
    <w:rsid w:val="00C567EB"/>
    <w:rsid w:val="00C608C0"/>
    <w:rsid w:val="00C6123F"/>
    <w:rsid w:val="00C612F1"/>
    <w:rsid w:val="00C635C0"/>
    <w:rsid w:val="00C635ED"/>
    <w:rsid w:val="00C63E08"/>
    <w:rsid w:val="00C640F2"/>
    <w:rsid w:val="00C64152"/>
    <w:rsid w:val="00C64197"/>
    <w:rsid w:val="00C648DC"/>
    <w:rsid w:val="00C64CD0"/>
    <w:rsid w:val="00C652B1"/>
    <w:rsid w:val="00C66044"/>
    <w:rsid w:val="00C66341"/>
    <w:rsid w:val="00C66F65"/>
    <w:rsid w:val="00C67BDA"/>
    <w:rsid w:val="00C7027D"/>
    <w:rsid w:val="00C70993"/>
    <w:rsid w:val="00C70C5D"/>
    <w:rsid w:val="00C72FC1"/>
    <w:rsid w:val="00C73FF7"/>
    <w:rsid w:val="00C740B4"/>
    <w:rsid w:val="00C743C9"/>
    <w:rsid w:val="00C748A4"/>
    <w:rsid w:val="00C7520E"/>
    <w:rsid w:val="00C7537B"/>
    <w:rsid w:val="00C76056"/>
    <w:rsid w:val="00C76C97"/>
    <w:rsid w:val="00C775BA"/>
    <w:rsid w:val="00C77F70"/>
    <w:rsid w:val="00C8043B"/>
    <w:rsid w:val="00C80728"/>
    <w:rsid w:val="00C83B9C"/>
    <w:rsid w:val="00C84F35"/>
    <w:rsid w:val="00C85997"/>
    <w:rsid w:val="00C85E56"/>
    <w:rsid w:val="00C8691A"/>
    <w:rsid w:val="00C86BE5"/>
    <w:rsid w:val="00C86EE6"/>
    <w:rsid w:val="00C877BE"/>
    <w:rsid w:val="00C9106F"/>
    <w:rsid w:val="00C91D0B"/>
    <w:rsid w:val="00C926DE"/>
    <w:rsid w:val="00C92C85"/>
    <w:rsid w:val="00C9391E"/>
    <w:rsid w:val="00C94CF3"/>
    <w:rsid w:val="00C950CF"/>
    <w:rsid w:val="00C954BE"/>
    <w:rsid w:val="00C956F8"/>
    <w:rsid w:val="00C96119"/>
    <w:rsid w:val="00C96ADA"/>
    <w:rsid w:val="00C97F2C"/>
    <w:rsid w:val="00CA0081"/>
    <w:rsid w:val="00CA0972"/>
    <w:rsid w:val="00CA12E8"/>
    <w:rsid w:val="00CA18F1"/>
    <w:rsid w:val="00CA1ACF"/>
    <w:rsid w:val="00CA1D1C"/>
    <w:rsid w:val="00CA2F60"/>
    <w:rsid w:val="00CA3073"/>
    <w:rsid w:val="00CA39F5"/>
    <w:rsid w:val="00CA435E"/>
    <w:rsid w:val="00CA4D71"/>
    <w:rsid w:val="00CA5458"/>
    <w:rsid w:val="00CA5964"/>
    <w:rsid w:val="00CA60BB"/>
    <w:rsid w:val="00CA67FD"/>
    <w:rsid w:val="00CA70E3"/>
    <w:rsid w:val="00CA7914"/>
    <w:rsid w:val="00CB0547"/>
    <w:rsid w:val="00CB186C"/>
    <w:rsid w:val="00CB1AB3"/>
    <w:rsid w:val="00CB1CCF"/>
    <w:rsid w:val="00CB2505"/>
    <w:rsid w:val="00CB2C6B"/>
    <w:rsid w:val="00CB3481"/>
    <w:rsid w:val="00CB3607"/>
    <w:rsid w:val="00CB41D9"/>
    <w:rsid w:val="00CB5B49"/>
    <w:rsid w:val="00CB6879"/>
    <w:rsid w:val="00CB6F72"/>
    <w:rsid w:val="00CB7226"/>
    <w:rsid w:val="00CC1214"/>
    <w:rsid w:val="00CC1923"/>
    <w:rsid w:val="00CC1D64"/>
    <w:rsid w:val="00CC2A73"/>
    <w:rsid w:val="00CC2AE2"/>
    <w:rsid w:val="00CC2AF9"/>
    <w:rsid w:val="00CC390B"/>
    <w:rsid w:val="00CC3CCE"/>
    <w:rsid w:val="00CC4822"/>
    <w:rsid w:val="00CC48CF"/>
    <w:rsid w:val="00CC5148"/>
    <w:rsid w:val="00CC5437"/>
    <w:rsid w:val="00CC7114"/>
    <w:rsid w:val="00CC7F3E"/>
    <w:rsid w:val="00CD02D8"/>
    <w:rsid w:val="00CD1832"/>
    <w:rsid w:val="00CD2A42"/>
    <w:rsid w:val="00CD2A53"/>
    <w:rsid w:val="00CD39ED"/>
    <w:rsid w:val="00CD3DBE"/>
    <w:rsid w:val="00CD5372"/>
    <w:rsid w:val="00CD616C"/>
    <w:rsid w:val="00CD64A6"/>
    <w:rsid w:val="00CD710B"/>
    <w:rsid w:val="00CE0812"/>
    <w:rsid w:val="00CE0A12"/>
    <w:rsid w:val="00CE1378"/>
    <w:rsid w:val="00CE20DB"/>
    <w:rsid w:val="00CE3ACB"/>
    <w:rsid w:val="00CE45EE"/>
    <w:rsid w:val="00CE46A0"/>
    <w:rsid w:val="00CE4A00"/>
    <w:rsid w:val="00CE5C82"/>
    <w:rsid w:val="00CE69CD"/>
    <w:rsid w:val="00CE6B4D"/>
    <w:rsid w:val="00CF0607"/>
    <w:rsid w:val="00CF0CF0"/>
    <w:rsid w:val="00CF2A89"/>
    <w:rsid w:val="00CF2B0D"/>
    <w:rsid w:val="00CF3727"/>
    <w:rsid w:val="00CF3B60"/>
    <w:rsid w:val="00CF3E94"/>
    <w:rsid w:val="00CF420B"/>
    <w:rsid w:val="00CF5B20"/>
    <w:rsid w:val="00CF7191"/>
    <w:rsid w:val="00CF745B"/>
    <w:rsid w:val="00CF78E3"/>
    <w:rsid w:val="00CF7F16"/>
    <w:rsid w:val="00CF7F33"/>
    <w:rsid w:val="00D002EE"/>
    <w:rsid w:val="00D01019"/>
    <w:rsid w:val="00D012D8"/>
    <w:rsid w:val="00D0242F"/>
    <w:rsid w:val="00D02FFF"/>
    <w:rsid w:val="00D03843"/>
    <w:rsid w:val="00D03A5F"/>
    <w:rsid w:val="00D04866"/>
    <w:rsid w:val="00D0526C"/>
    <w:rsid w:val="00D05799"/>
    <w:rsid w:val="00D06282"/>
    <w:rsid w:val="00D078DA"/>
    <w:rsid w:val="00D07B2D"/>
    <w:rsid w:val="00D10679"/>
    <w:rsid w:val="00D10776"/>
    <w:rsid w:val="00D108E3"/>
    <w:rsid w:val="00D11126"/>
    <w:rsid w:val="00D12E29"/>
    <w:rsid w:val="00D1317C"/>
    <w:rsid w:val="00D131CD"/>
    <w:rsid w:val="00D135B6"/>
    <w:rsid w:val="00D13E30"/>
    <w:rsid w:val="00D142A3"/>
    <w:rsid w:val="00D14B80"/>
    <w:rsid w:val="00D16D42"/>
    <w:rsid w:val="00D171EC"/>
    <w:rsid w:val="00D17946"/>
    <w:rsid w:val="00D17D6B"/>
    <w:rsid w:val="00D213D3"/>
    <w:rsid w:val="00D21DD9"/>
    <w:rsid w:val="00D2297A"/>
    <w:rsid w:val="00D23971"/>
    <w:rsid w:val="00D23BF8"/>
    <w:rsid w:val="00D25212"/>
    <w:rsid w:val="00D26F0A"/>
    <w:rsid w:val="00D27DB3"/>
    <w:rsid w:val="00D3024D"/>
    <w:rsid w:val="00D31692"/>
    <w:rsid w:val="00D31BDF"/>
    <w:rsid w:val="00D33D1A"/>
    <w:rsid w:val="00D33EA6"/>
    <w:rsid w:val="00D34A56"/>
    <w:rsid w:val="00D34B4A"/>
    <w:rsid w:val="00D36BDE"/>
    <w:rsid w:val="00D36F75"/>
    <w:rsid w:val="00D3770B"/>
    <w:rsid w:val="00D4065C"/>
    <w:rsid w:val="00D41B4E"/>
    <w:rsid w:val="00D41E0F"/>
    <w:rsid w:val="00D42609"/>
    <w:rsid w:val="00D42CC9"/>
    <w:rsid w:val="00D43242"/>
    <w:rsid w:val="00D44FF8"/>
    <w:rsid w:val="00D45328"/>
    <w:rsid w:val="00D46CEE"/>
    <w:rsid w:val="00D474C1"/>
    <w:rsid w:val="00D50B6D"/>
    <w:rsid w:val="00D51F2B"/>
    <w:rsid w:val="00D5332F"/>
    <w:rsid w:val="00D53D36"/>
    <w:rsid w:val="00D54339"/>
    <w:rsid w:val="00D54764"/>
    <w:rsid w:val="00D55DF9"/>
    <w:rsid w:val="00D56E84"/>
    <w:rsid w:val="00D5795C"/>
    <w:rsid w:val="00D6032B"/>
    <w:rsid w:val="00D60553"/>
    <w:rsid w:val="00D60DB3"/>
    <w:rsid w:val="00D60DB6"/>
    <w:rsid w:val="00D62F94"/>
    <w:rsid w:val="00D64788"/>
    <w:rsid w:val="00D657CE"/>
    <w:rsid w:val="00D65F3D"/>
    <w:rsid w:val="00D662D5"/>
    <w:rsid w:val="00D669F3"/>
    <w:rsid w:val="00D66BE7"/>
    <w:rsid w:val="00D70F78"/>
    <w:rsid w:val="00D72045"/>
    <w:rsid w:val="00D72212"/>
    <w:rsid w:val="00D73465"/>
    <w:rsid w:val="00D739B6"/>
    <w:rsid w:val="00D7402D"/>
    <w:rsid w:val="00D7569F"/>
    <w:rsid w:val="00D75F04"/>
    <w:rsid w:val="00D76176"/>
    <w:rsid w:val="00D77BE5"/>
    <w:rsid w:val="00D80FD7"/>
    <w:rsid w:val="00D81AA5"/>
    <w:rsid w:val="00D8243E"/>
    <w:rsid w:val="00D8268E"/>
    <w:rsid w:val="00D83719"/>
    <w:rsid w:val="00D837A6"/>
    <w:rsid w:val="00D83868"/>
    <w:rsid w:val="00D83E95"/>
    <w:rsid w:val="00D83F60"/>
    <w:rsid w:val="00D83F9E"/>
    <w:rsid w:val="00D83FEF"/>
    <w:rsid w:val="00D84E8F"/>
    <w:rsid w:val="00D85747"/>
    <w:rsid w:val="00D85B4C"/>
    <w:rsid w:val="00D867CD"/>
    <w:rsid w:val="00D86803"/>
    <w:rsid w:val="00D869F5"/>
    <w:rsid w:val="00D870F0"/>
    <w:rsid w:val="00D875EF"/>
    <w:rsid w:val="00D87FA4"/>
    <w:rsid w:val="00D901AC"/>
    <w:rsid w:val="00D90311"/>
    <w:rsid w:val="00D90E7B"/>
    <w:rsid w:val="00D915D9"/>
    <w:rsid w:val="00D91A9E"/>
    <w:rsid w:val="00D91C9D"/>
    <w:rsid w:val="00D91F5B"/>
    <w:rsid w:val="00D9243B"/>
    <w:rsid w:val="00D9331D"/>
    <w:rsid w:val="00D940C2"/>
    <w:rsid w:val="00D94232"/>
    <w:rsid w:val="00D94C1F"/>
    <w:rsid w:val="00D9564B"/>
    <w:rsid w:val="00D9566E"/>
    <w:rsid w:val="00D97706"/>
    <w:rsid w:val="00D97C49"/>
    <w:rsid w:val="00DA0253"/>
    <w:rsid w:val="00DA0345"/>
    <w:rsid w:val="00DA05B6"/>
    <w:rsid w:val="00DA406F"/>
    <w:rsid w:val="00DA41B9"/>
    <w:rsid w:val="00DA46DE"/>
    <w:rsid w:val="00DA67A6"/>
    <w:rsid w:val="00DA6C19"/>
    <w:rsid w:val="00DA7077"/>
    <w:rsid w:val="00DA75D6"/>
    <w:rsid w:val="00DA7ABE"/>
    <w:rsid w:val="00DA7CA0"/>
    <w:rsid w:val="00DB03CC"/>
    <w:rsid w:val="00DB043C"/>
    <w:rsid w:val="00DB05BA"/>
    <w:rsid w:val="00DB10C5"/>
    <w:rsid w:val="00DB1AA9"/>
    <w:rsid w:val="00DB1D84"/>
    <w:rsid w:val="00DB2540"/>
    <w:rsid w:val="00DB2967"/>
    <w:rsid w:val="00DB2D0C"/>
    <w:rsid w:val="00DB353C"/>
    <w:rsid w:val="00DB384D"/>
    <w:rsid w:val="00DB3F21"/>
    <w:rsid w:val="00DB51CB"/>
    <w:rsid w:val="00DB5601"/>
    <w:rsid w:val="00DB59A5"/>
    <w:rsid w:val="00DB5ABD"/>
    <w:rsid w:val="00DB7FBF"/>
    <w:rsid w:val="00DC0CB1"/>
    <w:rsid w:val="00DC1B5C"/>
    <w:rsid w:val="00DC1E57"/>
    <w:rsid w:val="00DC1E5A"/>
    <w:rsid w:val="00DC1EEC"/>
    <w:rsid w:val="00DC2993"/>
    <w:rsid w:val="00DC335E"/>
    <w:rsid w:val="00DC3F32"/>
    <w:rsid w:val="00DC50B5"/>
    <w:rsid w:val="00DC761E"/>
    <w:rsid w:val="00DC7A10"/>
    <w:rsid w:val="00DC7AFC"/>
    <w:rsid w:val="00DD0F41"/>
    <w:rsid w:val="00DD2035"/>
    <w:rsid w:val="00DD417D"/>
    <w:rsid w:val="00DD44CA"/>
    <w:rsid w:val="00DD476C"/>
    <w:rsid w:val="00DD4CCF"/>
    <w:rsid w:val="00DD550E"/>
    <w:rsid w:val="00DD5C6F"/>
    <w:rsid w:val="00DD5D34"/>
    <w:rsid w:val="00DD6801"/>
    <w:rsid w:val="00DE2179"/>
    <w:rsid w:val="00DE2521"/>
    <w:rsid w:val="00DE279B"/>
    <w:rsid w:val="00DE288E"/>
    <w:rsid w:val="00DE29F4"/>
    <w:rsid w:val="00DE357E"/>
    <w:rsid w:val="00DE403F"/>
    <w:rsid w:val="00DE44C6"/>
    <w:rsid w:val="00DE45BF"/>
    <w:rsid w:val="00DE5279"/>
    <w:rsid w:val="00DE53EA"/>
    <w:rsid w:val="00DE5D8E"/>
    <w:rsid w:val="00DE67EC"/>
    <w:rsid w:val="00DE684E"/>
    <w:rsid w:val="00DE6AA1"/>
    <w:rsid w:val="00DE7545"/>
    <w:rsid w:val="00DF0C62"/>
    <w:rsid w:val="00DF1280"/>
    <w:rsid w:val="00DF1462"/>
    <w:rsid w:val="00DF1ECF"/>
    <w:rsid w:val="00DF2937"/>
    <w:rsid w:val="00DF39AE"/>
    <w:rsid w:val="00DF3D7A"/>
    <w:rsid w:val="00DF4E6D"/>
    <w:rsid w:val="00DF5930"/>
    <w:rsid w:val="00DF68B6"/>
    <w:rsid w:val="00DF7758"/>
    <w:rsid w:val="00E006A6"/>
    <w:rsid w:val="00E04357"/>
    <w:rsid w:val="00E043DB"/>
    <w:rsid w:val="00E050FE"/>
    <w:rsid w:val="00E05D5C"/>
    <w:rsid w:val="00E067C7"/>
    <w:rsid w:val="00E069A0"/>
    <w:rsid w:val="00E10FB5"/>
    <w:rsid w:val="00E1128F"/>
    <w:rsid w:val="00E1322A"/>
    <w:rsid w:val="00E13366"/>
    <w:rsid w:val="00E13988"/>
    <w:rsid w:val="00E142F2"/>
    <w:rsid w:val="00E154A8"/>
    <w:rsid w:val="00E15C80"/>
    <w:rsid w:val="00E161D1"/>
    <w:rsid w:val="00E17678"/>
    <w:rsid w:val="00E17B97"/>
    <w:rsid w:val="00E22657"/>
    <w:rsid w:val="00E22868"/>
    <w:rsid w:val="00E22A4D"/>
    <w:rsid w:val="00E22A8C"/>
    <w:rsid w:val="00E237E8"/>
    <w:rsid w:val="00E23830"/>
    <w:rsid w:val="00E249B4"/>
    <w:rsid w:val="00E25ECE"/>
    <w:rsid w:val="00E26569"/>
    <w:rsid w:val="00E27E7B"/>
    <w:rsid w:val="00E3130B"/>
    <w:rsid w:val="00E3153C"/>
    <w:rsid w:val="00E316BB"/>
    <w:rsid w:val="00E324A3"/>
    <w:rsid w:val="00E32E6B"/>
    <w:rsid w:val="00E338CF"/>
    <w:rsid w:val="00E33FEE"/>
    <w:rsid w:val="00E353A6"/>
    <w:rsid w:val="00E368D8"/>
    <w:rsid w:val="00E40113"/>
    <w:rsid w:val="00E40415"/>
    <w:rsid w:val="00E4162B"/>
    <w:rsid w:val="00E41F4B"/>
    <w:rsid w:val="00E4200A"/>
    <w:rsid w:val="00E42493"/>
    <w:rsid w:val="00E42A15"/>
    <w:rsid w:val="00E4304E"/>
    <w:rsid w:val="00E432F3"/>
    <w:rsid w:val="00E4369A"/>
    <w:rsid w:val="00E448F1"/>
    <w:rsid w:val="00E45084"/>
    <w:rsid w:val="00E45A37"/>
    <w:rsid w:val="00E466B1"/>
    <w:rsid w:val="00E468D7"/>
    <w:rsid w:val="00E47B71"/>
    <w:rsid w:val="00E47D02"/>
    <w:rsid w:val="00E5143E"/>
    <w:rsid w:val="00E5198B"/>
    <w:rsid w:val="00E52240"/>
    <w:rsid w:val="00E5287E"/>
    <w:rsid w:val="00E52C84"/>
    <w:rsid w:val="00E53EB4"/>
    <w:rsid w:val="00E54368"/>
    <w:rsid w:val="00E549EA"/>
    <w:rsid w:val="00E568FF"/>
    <w:rsid w:val="00E574AE"/>
    <w:rsid w:val="00E57538"/>
    <w:rsid w:val="00E60C2C"/>
    <w:rsid w:val="00E60C38"/>
    <w:rsid w:val="00E60D68"/>
    <w:rsid w:val="00E616A4"/>
    <w:rsid w:val="00E6242A"/>
    <w:rsid w:val="00E639B7"/>
    <w:rsid w:val="00E6599C"/>
    <w:rsid w:val="00E662C0"/>
    <w:rsid w:val="00E665E4"/>
    <w:rsid w:val="00E66903"/>
    <w:rsid w:val="00E676CE"/>
    <w:rsid w:val="00E6792C"/>
    <w:rsid w:val="00E6798A"/>
    <w:rsid w:val="00E67ACC"/>
    <w:rsid w:val="00E766F8"/>
    <w:rsid w:val="00E77859"/>
    <w:rsid w:val="00E80E85"/>
    <w:rsid w:val="00E81B00"/>
    <w:rsid w:val="00E82234"/>
    <w:rsid w:val="00E8408F"/>
    <w:rsid w:val="00E858D4"/>
    <w:rsid w:val="00E85940"/>
    <w:rsid w:val="00E86A47"/>
    <w:rsid w:val="00E872FE"/>
    <w:rsid w:val="00E87BE0"/>
    <w:rsid w:val="00E904FF"/>
    <w:rsid w:val="00E907DC"/>
    <w:rsid w:val="00E92B05"/>
    <w:rsid w:val="00E92B34"/>
    <w:rsid w:val="00E92C93"/>
    <w:rsid w:val="00E92DDF"/>
    <w:rsid w:val="00E941CF"/>
    <w:rsid w:val="00E94F83"/>
    <w:rsid w:val="00E950A6"/>
    <w:rsid w:val="00E95227"/>
    <w:rsid w:val="00E960BC"/>
    <w:rsid w:val="00E964CF"/>
    <w:rsid w:val="00E969DC"/>
    <w:rsid w:val="00E96B27"/>
    <w:rsid w:val="00E97F2F"/>
    <w:rsid w:val="00E97FBB"/>
    <w:rsid w:val="00EA084E"/>
    <w:rsid w:val="00EA0DC9"/>
    <w:rsid w:val="00EA15EF"/>
    <w:rsid w:val="00EA1D2B"/>
    <w:rsid w:val="00EA22C1"/>
    <w:rsid w:val="00EA282B"/>
    <w:rsid w:val="00EA2E71"/>
    <w:rsid w:val="00EA39FE"/>
    <w:rsid w:val="00EA4696"/>
    <w:rsid w:val="00EA4785"/>
    <w:rsid w:val="00EA5AC5"/>
    <w:rsid w:val="00EA6C84"/>
    <w:rsid w:val="00EB0CCE"/>
    <w:rsid w:val="00EB1604"/>
    <w:rsid w:val="00EB1BD0"/>
    <w:rsid w:val="00EB2728"/>
    <w:rsid w:val="00EB3ACF"/>
    <w:rsid w:val="00EB3FF2"/>
    <w:rsid w:val="00EB5564"/>
    <w:rsid w:val="00EB5684"/>
    <w:rsid w:val="00EB5E01"/>
    <w:rsid w:val="00EB5F65"/>
    <w:rsid w:val="00EC011A"/>
    <w:rsid w:val="00EC0B17"/>
    <w:rsid w:val="00EC17FC"/>
    <w:rsid w:val="00EC2FAA"/>
    <w:rsid w:val="00EC5429"/>
    <w:rsid w:val="00EC54F5"/>
    <w:rsid w:val="00EC57E9"/>
    <w:rsid w:val="00EC5E9C"/>
    <w:rsid w:val="00ED07FA"/>
    <w:rsid w:val="00ED2B37"/>
    <w:rsid w:val="00ED44AC"/>
    <w:rsid w:val="00ED63A1"/>
    <w:rsid w:val="00ED6D77"/>
    <w:rsid w:val="00EE0089"/>
    <w:rsid w:val="00EE03EB"/>
    <w:rsid w:val="00EE0430"/>
    <w:rsid w:val="00EE059E"/>
    <w:rsid w:val="00EE09B9"/>
    <w:rsid w:val="00EE1494"/>
    <w:rsid w:val="00EE1890"/>
    <w:rsid w:val="00EE1B1F"/>
    <w:rsid w:val="00EE39B4"/>
    <w:rsid w:val="00EE3C8C"/>
    <w:rsid w:val="00EE3E69"/>
    <w:rsid w:val="00EE3FDE"/>
    <w:rsid w:val="00EE57DA"/>
    <w:rsid w:val="00EE5F54"/>
    <w:rsid w:val="00EE6720"/>
    <w:rsid w:val="00EE7B62"/>
    <w:rsid w:val="00EF00CE"/>
    <w:rsid w:val="00EF1669"/>
    <w:rsid w:val="00EF205B"/>
    <w:rsid w:val="00EF27AF"/>
    <w:rsid w:val="00EF346B"/>
    <w:rsid w:val="00EF3C09"/>
    <w:rsid w:val="00EF3DE9"/>
    <w:rsid w:val="00EF5BCC"/>
    <w:rsid w:val="00EF69EB"/>
    <w:rsid w:val="00EF74ED"/>
    <w:rsid w:val="00EF7723"/>
    <w:rsid w:val="00F00327"/>
    <w:rsid w:val="00F005A4"/>
    <w:rsid w:val="00F00FDE"/>
    <w:rsid w:val="00F02090"/>
    <w:rsid w:val="00F03071"/>
    <w:rsid w:val="00F030F8"/>
    <w:rsid w:val="00F04846"/>
    <w:rsid w:val="00F05343"/>
    <w:rsid w:val="00F05562"/>
    <w:rsid w:val="00F05ACA"/>
    <w:rsid w:val="00F05AFA"/>
    <w:rsid w:val="00F05B12"/>
    <w:rsid w:val="00F065EE"/>
    <w:rsid w:val="00F10FA7"/>
    <w:rsid w:val="00F113F8"/>
    <w:rsid w:val="00F11718"/>
    <w:rsid w:val="00F11AC6"/>
    <w:rsid w:val="00F126FA"/>
    <w:rsid w:val="00F146CE"/>
    <w:rsid w:val="00F15976"/>
    <w:rsid w:val="00F1636F"/>
    <w:rsid w:val="00F163BE"/>
    <w:rsid w:val="00F16CBA"/>
    <w:rsid w:val="00F16DF9"/>
    <w:rsid w:val="00F208FF"/>
    <w:rsid w:val="00F20D26"/>
    <w:rsid w:val="00F210E0"/>
    <w:rsid w:val="00F22CEA"/>
    <w:rsid w:val="00F23437"/>
    <w:rsid w:val="00F25CE9"/>
    <w:rsid w:val="00F25ED8"/>
    <w:rsid w:val="00F26041"/>
    <w:rsid w:val="00F260A5"/>
    <w:rsid w:val="00F2671F"/>
    <w:rsid w:val="00F267B8"/>
    <w:rsid w:val="00F27215"/>
    <w:rsid w:val="00F310A8"/>
    <w:rsid w:val="00F33313"/>
    <w:rsid w:val="00F33552"/>
    <w:rsid w:val="00F3394F"/>
    <w:rsid w:val="00F34F0C"/>
    <w:rsid w:val="00F36714"/>
    <w:rsid w:val="00F36A5E"/>
    <w:rsid w:val="00F3781B"/>
    <w:rsid w:val="00F378D5"/>
    <w:rsid w:val="00F379BE"/>
    <w:rsid w:val="00F37AB4"/>
    <w:rsid w:val="00F37B79"/>
    <w:rsid w:val="00F4016F"/>
    <w:rsid w:val="00F41832"/>
    <w:rsid w:val="00F43BD7"/>
    <w:rsid w:val="00F43C97"/>
    <w:rsid w:val="00F44692"/>
    <w:rsid w:val="00F44846"/>
    <w:rsid w:val="00F44FA0"/>
    <w:rsid w:val="00F453E7"/>
    <w:rsid w:val="00F47A51"/>
    <w:rsid w:val="00F502EC"/>
    <w:rsid w:val="00F50492"/>
    <w:rsid w:val="00F528AD"/>
    <w:rsid w:val="00F54596"/>
    <w:rsid w:val="00F54D1E"/>
    <w:rsid w:val="00F5504C"/>
    <w:rsid w:val="00F56532"/>
    <w:rsid w:val="00F56B40"/>
    <w:rsid w:val="00F5793D"/>
    <w:rsid w:val="00F60009"/>
    <w:rsid w:val="00F60B57"/>
    <w:rsid w:val="00F623D6"/>
    <w:rsid w:val="00F642E6"/>
    <w:rsid w:val="00F64B40"/>
    <w:rsid w:val="00F6563C"/>
    <w:rsid w:val="00F65BEB"/>
    <w:rsid w:val="00F66660"/>
    <w:rsid w:val="00F672E5"/>
    <w:rsid w:val="00F6789A"/>
    <w:rsid w:val="00F67E47"/>
    <w:rsid w:val="00F707C2"/>
    <w:rsid w:val="00F711A8"/>
    <w:rsid w:val="00F71231"/>
    <w:rsid w:val="00F7174D"/>
    <w:rsid w:val="00F717CD"/>
    <w:rsid w:val="00F71824"/>
    <w:rsid w:val="00F71ED2"/>
    <w:rsid w:val="00F71F87"/>
    <w:rsid w:val="00F7229B"/>
    <w:rsid w:val="00F74A86"/>
    <w:rsid w:val="00F769B3"/>
    <w:rsid w:val="00F76DC4"/>
    <w:rsid w:val="00F77A98"/>
    <w:rsid w:val="00F811D5"/>
    <w:rsid w:val="00F826F5"/>
    <w:rsid w:val="00F829B5"/>
    <w:rsid w:val="00F82CA3"/>
    <w:rsid w:val="00F830FE"/>
    <w:rsid w:val="00F840E4"/>
    <w:rsid w:val="00F844F5"/>
    <w:rsid w:val="00F84503"/>
    <w:rsid w:val="00F85217"/>
    <w:rsid w:val="00F852A8"/>
    <w:rsid w:val="00F86DE0"/>
    <w:rsid w:val="00F87D57"/>
    <w:rsid w:val="00F87EE2"/>
    <w:rsid w:val="00F901AF"/>
    <w:rsid w:val="00F90474"/>
    <w:rsid w:val="00F90A5E"/>
    <w:rsid w:val="00F9108F"/>
    <w:rsid w:val="00F911CA"/>
    <w:rsid w:val="00F92052"/>
    <w:rsid w:val="00F92221"/>
    <w:rsid w:val="00F92434"/>
    <w:rsid w:val="00F94B47"/>
    <w:rsid w:val="00F962B0"/>
    <w:rsid w:val="00F96351"/>
    <w:rsid w:val="00F964E2"/>
    <w:rsid w:val="00F96BEE"/>
    <w:rsid w:val="00FA0086"/>
    <w:rsid w:val="00FA026D"/>
    <w:rsid w:val="00FA0344"/>
    <w:rsid w:val="00FA06EE"/>
    <w:rsid w:val="00FA2048"/>
    <w:rsid w:val="00FA3973"/>
    <w:rsid w:val="00FA3A21"/>
    <w:rsid w:val="00FA41DA"/>
    <w:rsid w:val="00FA513B"/>
    <w:rsid w:val="00FA5AC5"/>
    <w:rsid w:val="00FA5B04"/>
    <w:rsid w:val="00FA60F8"/>
    <w:rsid w:val="00FA6482"/>
    <w:rsid w:val="00FA7A41"/>
    <w:rsid w:val="00FA7F1E"/>
    <w:rsid w:val="00FB18FA"/>
    <w:rsid w:val="00FB3BFA"/>
    <w:rsid w:val="00FB4262"/>
    <w:rsid w:val="00FB5508"/>
    <w:rsid w:val="00FB63A3"/>
    <w:rsid w:val="00FB6B95"/>
    <w:rsid w:val="00FB7A83"/>
    <w:rsid w:val="00FC067C"/>
    <w:rsid w:val="00FC06D0"/>
    <w:rsid w:val="00FC1367"/>
    <w:rsid w:val="00FC1CED"/>
    <w:rsid w:val="00FD0054"/>
    <w:rsid w:val="00FD0230"/>
    <w:rsid w:val="00FD04F7"/>
    <w:rsid w:val="00FD0F4E"/>
    <w:rsid w:val="00FD12D7"/>
    <w:rsid w:val="00FD27B5"/>
    <w:rsid w:val="00FD2CD6"/>
    <w:rsid w:val="00FD38B4"/>
    <w:rsid w:val="00FD6B5B"/>
    <w:rsid w:val="00FD7B72"/>
    <w:rsid w:val="00FE0485"/>
    <w:rsid w:val="00FE0727"/>
    <w:rsid w:val="00FE0AF3"/>
    <w:rsid w:val="00FE1DE5"/>
    <w:rsid w:val="00FE3ED6"/>
    <w:rsid w:val="00FE4057"/>
    <w:rsid w:val="00FE4870"/>
    <w:rsid w:val="00FE4CE9"/>
    <w:rsid w:val="00FE505B"/>
    <w:rsid w:val="00FE610B"/>
    <w:rsid w:val="00FE68E1"/>
    <w:rsid w:val="00FE6B24"/>
    <w:rsid w:val="00FE7B0B"/>
    <w:rsid w:val="00FF05BB"/>
    <w:rsid w:val="00FF1216"/>
    <w:rsid w:val="00FF1D52"/>
    <w:rsid w:val="00FF225A"/>
    <w:rsid w:val="00FF285E"/>
    <w:rsid w:val="00FF2F49"/>
    <w:rsid w:val="00FF41A7"/>
    <w:rsid w:val="00FF4C7B"/>
    <w:rsid w:val="00FF4FA5"/>
    <w:rsid w:val="00FF5C11"/>
    <w:rsid w:val="00FF65E2"/>
    <w:rsid w:val="00FF681B"/>
    <w:rsid w:val="00FF6EF5"/>
    <w:rsid w:val="00FF72B4"/>
    <w:rsid w:val="0146AD93"/>
    <w:rsid w:val="018A3EB9"/>
    <w:rsid w:val="01A4D3D5"/>
    <w:rsid w:val="01B14358"/>
    <w:rsid w:val="01B8B348"/>
    <w:rsid w:val="02103043"/>
    <w:rsid w:val="022529CF"/>
    <w:rsid w:val="022B668F"/>
    <w:rsid w:val="027235D8"/>
    <w:rsid w:val="02FA181C"/>
    <w:rsid w:val="030F0BCC"/>
    <w:rsid w:val="03D4CFCB"/>
    <w:rsid w:val="03ED8A98"/>
    <w:rsid w:val="03F6B7BC"/>
    <w:rsid w:val="0431F8BB"/>
    <w:rsid w:val="04719A1E"/>
    <w:rsid w:val="04784F1C"/>
    <w:rsid w:val="0485E0D0"/>
    <w:rsid w:val="048A17E9"/>
    <w:rsid w:val="0497AFC5"/>
    <w:rsid w:val="04A29D00"/>
    <w:rsid w:val="04BC450D"/>
    <w:rsid w:val="04D9F3BB"/>
    <w:rsid w:val="0517EB88"/>
    <w:rsid w:val="053DE58C"/>
    <w:rsid w:val="05793F31"/>
    <w:rsid w:val="05F8D1C2"/>
    <w:rsid w:val="061607EF"/>
    <w:rsid w:val="065B54E7"/>
    <w:rsid w:val="0681AF35"/>
    <w:rsid w:val="06B667C0"/>
    <w:rsid w:val="06BD043A"/>
    <w:rsid w:val="06DEE664"/>
    <w:rsid w:val="0715AFF0"/>
    <w:rsid w:val="072C21B8"/>
    <w:rsid w:val="0739CE4D"/>
    <w:rsid w:val="07794BCE"/>
    <w:rsid w:val="078DCAFA"/>
    <w:rsid w:val="07AC6108"/>
    <w:rsid w:val="07BAB1C4"/>
    <w:rsid w:val="07BCD379"/>
    <w:rsid w:val="08042AF5"/>
    <w:rsid w:val="08255F69"/>
    <w:rsid w:val="0826D78E"/>
    <w:rsid w:val="0834168E"/>
    <w:rsid w:val="08CD76D9"/>
    <w:rsid w:val="0912290B"/>
    <w:rsid w:val="091707D2"/>
    <w:rsid w:val="091BA693"/>
    <w:rsid w:val="09255C96"/>
    <w:rsid w:val="093922EC"/>
    <w:rsid w:val="094D2EDC"/>
    <w:rsid w:val="09515F1B"/>
    <w:rsid w:val="097BF415"/>
    <w:rsid w:val="0994A226"/>
    <w:rsid w:val="099FC29D"/>
    <w:rsid w:val="09C9C181"/>
    <w:rsid w:val="09CF74FE"/>
    <w:rsid w:val="0A4583FD"/>
    <w:rsid w:val="0A55238A"/>
    <w:rsid w:val="0A7B60A8"/>
    <w:rsid w:val="0AC54249"/>
    <w:rsid w:val="0ADFBAF0"/>
    <w:rsid w:val="0AFEBDAA"/>
    <w:rsid w:val="0B285089"/>
    <w:rsid w:val="0B341701"/>
    <w:rsid w:val="0B95C19D"/>
    <w:rsid w:val="0BD75EF1"/>
    <w:rsid w:val="0C1E9D96"/>
    <w:rsid w:val="0C4FE498"/>
    <w:rsid w:val="0C76FF8D"/>
    <w:rsid w:val="0D6A58ED"/>
    <w:rsid w:val="0DBB861F"/>
    <w:rsid w:val="0DCE0911"/>
    <w:rsid w:val="0DD99E6F"/>
    <w:rsid w:val="0E065B58"/>
    <w:rsid w:val="0E432FC3"/>
    <w:rsid w:val="0E56E1BF"/>
    <w:rsid w:val="0E71CA68"/>
    <w:rsid w:val="0EB6ABEF"/>
    <w:rsid w:val="0ECC1CFF"/>
    <w:rsid w:val="0F0BE6B3"/>
    <w:rsid w:val="0F3A1FE9"/>
    <w:rsid w:val="0F4C856C"/>
    <w:rsid w:val="0F9B3014"/>
    <w:rsid w:val="0FA88390"/>
    <w:rsid w:val="0FAADDFB"/>
    <w:rsid w:val="0FC9BB92"/>
    <w:rsid w:val="0FDBBE64"/>
    <w:rsid w:val="0FEC25BC"/>
    <w:rsid w:val="0FF18259"/>
    <w:rsid w:val="1002FF09"/>
    <w:rsid w:val="10115972"/>
    <w:rsid w:val="1063F5E8"/>
    <w:rsid w:val="1095F04F"/>
    <w:rsid w:val="10A7AAA4"/>
    <w:rsid w:val="10BA1EE1"/>
    <w:rsid w:val="1128C003"/>
    <w:rsid w:val="11539592"/>
    <w:rsid w:val="116E308F"/>
    <w:rsid w:val="11823DA9"/>
    <w:rsid w:val="1188D86C"/>
    <w:rsid w:val="11CCDE92"/>
    <w:rsid w:val="1270E0FA"/>
    <w:rsid w:val="12B05C1F"/>
    <w:rsid w:val="12B3A59E"/>
    <w:rsid w:val="12D97E90"/>
    <w:rsid w:val="13886559"/>
    <w:rsid w:val="13B74048"/>
    <w:rsid w:val="13C57D1D"/>
    <w:rsid w:val="1405C890"/>
    <w:rsid w:val="145DB4A9"/>
    <w:rsid w:val="14729C9B"/>
    <w:rsid w:val="147BED39"/>
    <w:rsid w:val="14999584"/>
    <w:rsid w:val="14B6380C"/>
    <w:rsid w:val="14CF4281"/>
    <w:rsid w:val="151148B4"/>
    <w:rsid w:val="15940D12"/>
    <w:rsid w:val="15F63236"/>
    <w:rsid w:val="16275A9D"/>
    <w:rsid w:val="16454999"/>
    <w:rsid w:val="16606312"/>
    <w:rsid w:val="167675E2"/>
    <w:rsid w:val="17BA2763"/>
    <w:rsid w:val="180416B8"/>
    <w:rsid w:val="18293B91"/>
    <w:rsid w:val="185588D3"/>
    <w:rsid w:val="1887EDFF"/>
    <w:rsid w:val="19445BBB"/>
    <w:rsid w:val="1973337C"/>
    <w:rsid w:val="1992BBE2"/>
    <w:rsid w:val="19C836FB"/>
    <w:rsid w:val="1A0AD236"/>
    <w:rsid w:val="1A17A64E"/>
    <w:rsid w:val="1A4D7246"/>
    <w:rsid w:val="1A9B81AD"/>
    <w:rsid w:val="1AE47ECA"/>
    <w:rsid w:val="1AF3FFEA"/>
    <w:rsid w:val="1AF56D79"/>
    <w:rsid w:val="1B1F2376"/>
    <w:rsid w:val="1B6F5D15"/>
    <w:rsid w:val="1C6BFACA"/>
    <w:rsid w:val="1CD7DBCB"/>
    <w:rsid w:val="1D0D5DFF"/>
    <w:rsid w:val="1D48A4D3"/>
    <w:rsid w:val="1D53ABC1"/>
    <w:rsid w:val="1D5EEA92"/>
    <w:rsid w:val="1D7795E1"/>
    <w:rsid w:val="1D7DD4EB"/>
    <w:rsid w:val="1D834352"/>
    <w:rsid w:val="1DAE7207"/>
    <w:rsid w:val="1E342F5F"/>
    <w:rsid w:val="1F3EE635"/>
    <w:rsid w:val="1F57014D"/>
    <w:rsid w:val="1F64FC33"/>
    <w:rsid w:val="1F6C027B"/>
    <w:rsid w:val="1FA52315"/>
    <w:rsid w:val="1FAF2C20"/>
    <w:rsid w:val="1FB40F22"/>
    <w:rsid w:val="1FCA4212"/>
    <w:rsid w:val="1FCE8679"/>
    <w:rsid w:val="1FD85639"/>
    <w:rsid w:val="20340C00"/>
    <w:rsid w:val="20731A52"/>
    <w:rsid w:val="20770C82"/>
    <w:rsid w:val="20FB2874"/>
    <w:rsid w:val="22361316"/>
    <w:rsid w:val="22535DA5"/>
    <w:rsid w:val="2263C945"/>
    <w:rsid w:val="2267C9D4"/>
    <w:rsid w:val="229972E1"/>
    <w:rsid w:val="22F55442"/>
    <w:rsid w:val="22FAB1C3"/>
    <w:rsid w:val="2340DE1F"/>
    <w:rsid w:val="2344C9EC"/>
    <w:rsid w:val="235EF53B"/>
    <w:rsid w:val="2364A4A9"/>
    <w:rsid w:val="237FAB32"/>
    <w:rsid w:val="239FA707"/>
    <w:rsid w:val="23A24610"/>
    <w:rsid w:val="2448896C"/>
    <w:rsid w:val="2478EBFD"/>
    <w:rsid w:val="24BD9AAB"/>
    <w:rsid w:val="25445CB2"/>
    <w:rsid w:val="2549DF7D"/>
    <w:rsid w:val="2574CBC3"/>
    <w:rsid w:val="2586547B"/>
    <w:rsid w:val="25C93140"/>
    <w:rsid w:val="26155651"/>
    <w:rsid w:val="261714B4"/>
    <w:rsid w:val="263264BC"/>
    <w:rsid w:val="2690F6BD"/>
    <w:rsid w:val="269AA2DF"/>
    <w:rsid w:val="269CE2F6"/>
    <w:rsid w:val="26C3A44B"/>
    <w:rsid w:val="26F60612"/>
    <w:rsid w:val="27113592"/>
    <w:rsid w:val="272B978B"/>
    <w:rsid w:val="27503EA4"/>
    <w:rsid w:val="27AA4FCD"/>
    <w:rsid w:val="27AFCF27"/>
    <w:rsid w:val="27DA8768"/>
    <w:rsid w:val="27FFA316"/>
    <w:rsid w:val="2860BE96"/>
    <w:rsid w:val="2888C3FF"/>
    <w:rsid w:val="28E66971"/>
    <w:rsid w:val="29089523"/>
    <w:rsid w:val="29A0D219"/>
    <w:rsid w:val="29ABAE72"/>
    <w:rsid w:val="29B1D4D0"/>
    <w:rsid w:val="29B3BA05"/>
    <w:rsid w:val="29F18900"/>
    <w:rsid w:val="2A5A87FA"/>
    <w:rsid w:val="2AB2DB4B"/>
    <w:rsid w:val="2AB63863"/>
    <w:rsid w:val="2ACB6FE7"/>
    <w:rsid w:val="2AF5CA49"/>
    <w:rsid w:val="2B0C8A7B"/>
    <w:rsid w:val="2B3A5CA9"/>
    <w:rsid w:val="2B3D2EB2"/>
    <w:rsid w:val="2BAD5F50"/>
    <w:rsid w:val="2BCDC76E"/>
    <w:rsid w:val="2BE4F3E5"/>
    <w:rsid w:val="2BF649A0"/>
    <w:rsid w:val="2BFF25CF"/>
    <w:rsid w:val="2C4FB477"/>
    <w:rsid w:val="2CA7CC35"/>
    <w:rsid w:val="2CCCB775"/>
    <w:rsid w:val="2CDF5F14"/>
    <w:rsid w:val="2D0B39A9"/>
    <w:rsid w:val="2D2E0472"/>
    <w:rsid w:val="2D682CDD"/>
    <w:rsid w:val="2E0155E6"/>
    <w:rsid w:val="2E29F767"/>
    <w:rsid w:val="2E9BB9BD"/>
    <w:rsid w:val="2FA08062"/>
    <w:rsid w:val="2FD2BE71"/>
    <w:rsid w:val="2FF3A864"/>
    <w:rsid w:val="300696FE"/>
    <w:rsid w:val="309CA444"/>
    <w:rsid w:val="30CD1824"/>
    <w:rsid w:val="310D1396"/>
    <w:rsid w:val="31704049"/>
    <w:rsid w:val="3178CD8E"/>
    <w:rsid w:val="317DBC3A"/>
    <w:rsid w:val="319825E3"/>
    <w:rsid w:val="31E29BBD"/>
    <w:rsid w:val="32086B63"/>
    <w:rsid w:val="32289E95"/>
    <w:rsid w:val="322BF98B"/>
    <w:rsid w:val="3352CBDC"/>
    <w:rsid w:val="33B081E8"/>
    <w:rsid w:val="33F40937"/>
    <w:rsid w:val="34459EC0"/>
    <w:rsid w:val="344D58B5"/>
    <w:rsid w:val="344F06EE"/>
    <w:rsid w:val="34F9CFE5"/>
    <w:rsid w:val="35281C03"/>
    <w:rsid w:val="35416E70"/>
    <w:rsid w:val="35486429"/>
    <w:rsid w:val="3583EA76"/>
    <w:rsid w:val="35E090AC"/>
    <w:rsid w:val="35E34E43"/>
    <w:rsid w:val="35EA59D0"/>
    <w:rsid w:val="360ABA9D"/>
    <w:rsid w:val="360E8747"/>
    <w:rsid w:val="36407254"/>
    <w:rsid w:val="3647A592"/>
    <w:rsid w:val="3696E1A0"/>
    <w:rsid w:val="37771F77"/>
    <w:rsid w:val="3777407F"/>
    <w:rsid w:val="3779F9D8"/>
    <w:rsid w:val="37ADEE1C"/>
    <w:rsid w:val="37EC4877"/>
    <w:rsid w:val="38593116"/>
    <w:rsid w:val="386F5C7D"/>
    <w:rsid w:val="38831DD6"/>
    <w:rsid w:val="3898BDB1"/>
    <w:rsid w:val="389B981A"/>
    <w:rsid w:val="38AF27BF"/>
    <w:rsid w:val="39398402"/>
    <w:rsid w:val="39471544"/>
    <w:rsid w:val="39838C12"/>
    <w:rsid w:val="398579B8"/>
    <w:rsid w:val="39ADA675"/>
    <w:rsid w:val="39C84140"/>
    <w:rsid w:val="39CDF886"/>
    <w:rsid w:val="39E24ABB"/>
    <w:rsid w:val="39E4311E"/>
    <w:rsid w:val="3A1AD6E8"/>
    <w:rsid w:val="3A49AC48"/>
    <w:rsid w:val="3A7B801A"/>
    <w:rsid w:val="3A93B722"/>
    <w:rsid w:val="3AA27FBC"/>
    <w:rsid w:val="3AA6962E"/>
    <w:rsid w:val="3ADB1E08"/>
    <w:rsid w:val="3AF239AF"/>
    <w:rsid w:val="3BA1D3C7"/>
    <w:rsid w:val="3BF49156"/>
    <w:rsid w:val="3C438B0A"/>
    <w:rsid w:val="3C7339C7"/>
    <w:rsid w:val="3CE9B1EC"/>
    <w:rsid w:val="3D6D3DF0"/>
    <w:rsid w:val="3DB3A076"/>
    <w:rsid w:val="3DD2620D"/>
    <w:rsid w:val="3E5D50DC"/>
    <w:rsid w:val="3E6AB437"/>
    <w:rsid w:val="3E8E267A"/>
    <w:rsid w:val="3ECCBE83"/>
    <w:rsid w:val="3ED6AFD6"/>
    <w:rsid w:val="3F01C242"/>
    <w:rsid w:val="3F6B88C5"/>
    <w:rsid w:val="3F6F3CAE"/>
    <w:rsid w:val="3F7EAED1"/>
    <w:rsid w:val="3FBF5260"/>
    <w:rsid w:val="3FED15AE"/>
    <w:rsid w:val="407C68F9"/>
    <w:rsid w:val="4094F2F7"/>
    <w:rsid w:val="40CA13C7"/>
    <w:rsid w:val="40E1F1A4"/>
    <w:rsid w:val="40E6AAFF"/>
    <w:rsid w:val="413FA3BE"/>
    <w:rsid w:val="4164F1A5"/>
    <w:rsid w:val="418E6347"/>
    <w:rsid w:val="423903AE"/>
    <w:rsid w:val="423DCF01"/>
    <w:rsid w:val="42476495"/>
    <w:rsid w:val="426B0C81"/>
    <w:rsid w:val="4271DF1A"/>
    <w:rsid w:val="4277189B"/>
    <w:rsid w:val="427D8E07"/>
    <w:rsid w:val="42812F93"/>
    <w:rsid w:val="429EAB1C"/>
    <w:rsid w:val="42D81FF6"/>
    <w:rsid w:val="4367FEC4"/>
    <w:rsid w:val="436AB8F5"/>
    <w:rsid w:val="43B26477"/>
    <w:rsid w:val="447E8EF0"/>
    <w:rsid w:val="4543045E"/>
    <w:rsid w:val="454E9D71"/>
    <w:rsid w:val="456B2193"/>
    <w:rsid w:val="45B7BF10"/>
    <w:rsid w:val="461AB881"/>
    <w:rsid w:val="464AFDCB"/>
    <w:rsid w:val="465AB2D6"/>
    <w:rsid w:val="4670E868"/>
    <w:rsid w:val="468D70EE"/>
    <w:rsid w:val="46CCC705"/>
    <w:rsid w:val="474FCB5C"/>
    <w:rsid w:val="4755FE9D"/>
    <w:rsid w:val="476D6637"/>
    <w:rsid w:val="47D12713"/>
    <w:rsid w:val="480933EB"/>
    <w:rsid w:val="48185EB5"/>
    <w:rsid w:val="48357484"/>
    <w:rsid w:val="488DE979"/>
    <w:rsid w:val="48A4BBDB"/>
    <w:rsid w:val="48F8DF99"/>
    <w:rsid w:val="4941436E"/>
    <w:rsid w:val="499AAB64"/>
    <w:rsid w:val="49A958C4"/>
    <w:rsid w:val="49AA118C"/>
    <w:rsid w:val="49B8072C"/>
    <w:rsid w:val="49EBA852"/>
    <w:rsid w:val="4A26C6B6"/>
    <w:rsid w:val="4A379971"/>
    <w:rsid w:val="4A7CCA4D"/>
    <w:rsid w:val="4AD61525"/>
    <w:rsid w:val="4B09932C"/>
    <w:rsid w:val="4B6C62A5"/>
    <w:rsid w:val="4B7FAAEE"/>
    <w:rsid w:val="4BE9A0D5"/>
    <w:rsid w:val="4C083673"/>
    <w:rsid w:val="4C0F6398"/>
    <w:rsid w:val="4D2F229C"/>
    <w:rsid w:val="4DBA697F"/>
    <w:rsid w:val="4E58BD80"/>
    <w:rsid w:val="4ED086AD"/>
    <w:rsid w:val="4F46409F"/>
    <w:rsid w:val="4F67CA64"/>
    <w:rsid w:val="4F916649"/>
    <w:rsid w:val="4FD4F754"/>
    <w:rsid w:val="4FF5BFEF"/>
    <w:rsid w:val="500E7559"/>
    <w:rsid w:val="5035BEC5"/>
    <w:rsid w:val="5037C53D"/>
    <w:rsid w:val="505564C8"/>
    <w:rsid w:val="50613997"/>
    <w:rsid w:val="5064A2BA"/>
    <w:rsid w:val="5071C9A4"/>
    <w:rsid w:val="5076E680"/>
    <w:rsid w:val="5078565E"/>
    <w:rsid w:val="509482C4"/>
    <w:rsid w:val="50BD4848"/>
    <w:rsid w:val="50D3EA0B"/>
    <w:rsid w:val="510575A2"/>
    <w:rsid w:val="5154BE93"/>
    <w:rsid w:val="5164A19F"/>
    <w:rsid w:val="51CF6D72"/>
    <w:rsid w:val="51DEA325"/>
    <w:rsid w:val="51EC2AD7"/>
    <w:rsid w:val="521FBD56"/>
    <w:rsid w:val="52893A12"/>
    <w:rsid w:val="52E867D6"/>
    <w:rsid w:val="52F4711A"/>
    <w:rsid w:val="531997D4"/>
    <w:rsid w:val="53393B98"/>
    <w:rsid w:val="53514D6F"/>
    <w:rsid w:val="53A379CF"/>
    <w:rsid w:val="540FE434"/>
    <w:rsid w:val="54177458"/>
    <w:rsid w:val="547F3A8A"/>
    <w:rsid w:val="5492716C"/>
    <w:rsid w:val="54932B65"/>
    <w:rsid w:val="54CD7B5D"/>
    <w:rsid w:val="555C0AA0"/>
    <w:rsid w:val="55A98EE1"/>
    <w:rsid w:val="55C02EF1"/>
    <w:rsid w:val="56649662"/>
    <w:rsid w:val="566BCF2F"/>
    <w:rsid w:val="566EE5A7"/>
    <w:rsid w:val="56B5D5E6"/>
    <w:rsid w:val="579E3852"/>
    <w:rsid w:val="57A27041"/>
    <w:rsid w:val="57C28187"/>
    <w:rsid w:val="580ABD59"/>
    <w:rsid w:val="58233B84"/>
    <w:rsid w:val="584F28FA"/>
    <w:rsid w:val="5871C773"/>
    <w:rsid w:val="58A7C8FD"/>
    <w:rsid w:val="58A94143"/>
    <w:rsid w:val="58C2F079"/>
    <w:rsid w:val="590B691F"/>
    <w:rsid w:val="598D2E0F"/>
    <w:rsid w:val="5A573C82"/>
    <w:rsid w:val="5A777BB8"/>
    <w:rsid w:val="5ADA312E"/>
    <w:rsid w:val="5ADAD513"/>
    <w:rsid w:val="5B03AF48"/>
    <w:rsid w:val="5B10CBAB"/>
    <w:rsid w:val="5B51CB2F"/>
    <w:rsid w:val="5B853F1D"/>
    <w:rsid w:val="5BBE713A"/>
    <w:rsid w:val="5BC965E0"/>
    <w:rsid w:val="5BDBB66D"/>
    <w:rsid w:val="5C42A3DD"/>
    <w:rsid w:val="5C5FEE86"/>
    <w:rsid w:val="5C8625C0"/>
    <w:rsid w:val="5CE8FC75"/>
    <w:rsid w:val="5CF36286"/>
    <w:rsid w:val="5D140D0F"/>
    <w:rsid w:val="5D4BBCD2"/>
    <w:rsid w:val="5D8A9C32"/>
    <w:rsid w:val="5DC9D91B"/>
    <w:rsid w:val="5E021FD9"/>
    <w:rsid w:val="5E34FF68"/>
    <w:rsid w:val="5E4306FD"/>
    <w:rsid w:val="5E6A1821"/>
    <w:rsid w:val="5EB5AA97"/>
    <w:rsid w:val="5EBE2787"/>
    <w:rsid w:val="5ED20890"/>
    <w:rsid w:val="5F112D61"/>
    <w:rsid w:val="5F3AB8A8"/>
    <w:rsid w:val="5F4983D0"/>
    <w:rsid w:val="5FF1EDE7"/>
    <w:rsid w:val="5FF57FF6"/>
    <w:rsid w:val="5FF5A7DA"/>
    <w:rsid w:val="6001FD8D"/>
    <w:rsid w:val="60066E85"/>
    <w:rsid w:val="600A6040"/>
    <w:rsid w:val="60160675"/>
    <w:rsid w:val="6090FD18"/>
    <w:rsid w:val="60EC1BBA"/>
    <w:rsid w:val="610BDF82"/>
    <w:rsid w:val="614BEA35"/>
    <w:rsid w:val="618E73BE"/>
    <w:rsid w:val="61EBAE53"/>
    <w:rsid w:val="61ECF0AB"/>
    <w:rsid w:val="621DB7B5"/>
    <w:rsid w:val="62301FD7"/>
    <w:rsid w:val="62B799B7"/>
    <w:rsid w:val="6381A0B2"/>
    <w:rsid w:val="6391837F"/>
    <w:rsid w:val="63ECC945"/>
    <w:rsid w:val="641411F4"/>
    <w:rsid w:val="64504A8E"/>
    <w:rsid w:val="6497C0D9"/>
    <w:rsid w:val="6499D849"/>
    <w:rsid w:val="64E3D4D2"/>
    <w:rsid w:val="64FFC64D"/>
    <w:rsid w:val="65955C17"/>
    <w:rsid w:val="65D67E9C"/>
    <w:rsid w:val="65E97D44"/>
    <w:rsid w:val="65EB1DAC"/>
    <w:rsid w:val="663B5485"/>
    <w:rsid w:val="6678BB53"/>
    <w:rsid w:val="667BFBFB"/>
    <w:rsid w:val="6698E9FE"/>
    <w:rsid w:val="66D28E25"/>
    <w:rsid w:val="66D91FEF"/>
    <w:rsid w:val="682E7DA9"/>
    <w:rsid w:val="683AF63A"/>
    <w:rsid w:val="68479FE8"/>
    <w:rsid w:val="6897ED98"/>
    <w:rsid w:val="68B22196"/>
    <w:rsid w:val="68B450F5"/>
    <w:rsid w:val="68D2EF0E"/>
    <w:rsid w:val="694AD3D9"/>
    <w:rsid w:val="6956D873"/>
    <w:rsid w:val="6A5A7675"/>
    <w:rsid w:val="6AB6A981"/>
    <w:rsid w:val="6ABE45B7"/>
    <w:rsid w:val="6AD03FCF"/>
    <w:rsid w:val="6AD9BAFE"/>
    <w:rsid w:val="6AFF9ACF"/>
    <w:rsid w:val="6B18C2C1"/>
    <w:rsid w:val="6B702D92"/>
    <w:rsid w:val="6B73359C"/>
    <w:rsid w:val="6B76DC66"/>
    <w:rsid w:val="6B991715"/>
    <w:rsid w:val="6BB49632"/>
    <w:rsid w:val="6BC01A03"/>
    <w:rsid w:val="6C0228C5"/>
    <w:rsid w:val="6C29F0F0"/>
    <w:rsid w:val="6C895171"/>
    <w:rsid w:val="6C9C6F78"/>
    <w:rsid w:val="6D1B47D5"/>
    <w:rsid w:val="6D36BD1E"/>
    <w:rsid w:val="6D3C63EF"/>
    <w:rsid w:val="6DD18EA0"/>
    <w:rsid w:val="6E1D38CD"/>
    <w:rsid w:val="6E27CAA2"/>
    <w:rsid w:val="6E4273E8"/>
    <w:rsid w:val="6E6B5A9F"/>
    <w:rsid w:val="6E7530EA"/>
    <w:rsid w:val="6E762E5D"/>
    <w:rsid w:val="6EE17DF8"/>
    <w:rsid w:val="6F1AA207"/>
    <w:rsid w:val="6F559ADC"/>
    <w:rsid w:val="6F700244"/>
    <w:rsid w:val="70DAB9C1"/>
    <w:rsid w:val="7152DD7E"/>
    <w:rsid w:val="7211E195"/>
    <w:rsid w:val="7239F256"/>
    <w:rsid w:val="72713D8E"/>
    <w:rsid w:val="727C5D2B"/>
    <w:rsid w:val="728EBD95"/>
    <w:rsid w:val="72BD3BA5"/>
    <w:rsid w:val="73364E51"/>
    <w:rsid w:val="744D4014"/>
    <w:rsid w:val="745E1C41"/>
    <w:rsid w:val="7492AC89"/>
    <w:rsid w:val="751843D3"/>
    <w:rsid w:val="751BE194"/>
    <w:rsid w:val="754A53C4"/>
    <w:rsid w:val="754F7DC9"/>
    <w:rsid w:val="755B3B66"/>
    <w:rsid w:val="755F95DE"/>
    <w:rsid w:val="7565F5A3"/>
    <w:rsid w:val="757DFEE3"/>
    <w:rsid w:val="7590A5B0"/>
    <w:rsid w:val="75F35C0F"/>
    <w:rsid w:val="75F8BBBC"/>
    <w:rsid w:val="766E3D43"/>
    <w:rsid w:val="7678F541"/>
    <w:rsid w:val="7722F6D9"/>
    <w:rsid w:val="7762DC55"/>
    <w:rsid w:val="77BDA3C3"/>
    <w:rsid w:val="7867DF95"/>
    <w:rsid w:val="790F5684"/>
    <w:rsid w:val="7947C6F0"/>
    <w:rsid w:val="79F996C7"/>
    <w:rsid w:val="7A8FB22F"/>
    <w:rsid w:val="7A9D5350"/>
    <w:rsid w:val="7AB9C21B"/>
    <w:rsid w:val="7AD3EB49"/>
    <w:rsid w:val="7B1AA569"/>
    <w:rsid w:val="7B340613"/>
    <w:rsid w:val="7B5D0154"/>
    <w:rsid w:val="7BA9699C"/>
    <w:rsid w:val="7BB6DF5A"/>
    <w:rsid w:val="7BDA4AD3"/>
    <w:rsid w:val="7BF0B2F6"/>
    <w:rsid w:val="7BFA1BE8"/>
    <w:rsid w:val="7BFCF47B"/>
    <w:rsid w:val="7C01B9CC"/>
    <w:rsid w:val="7C0BB591"/>
    <w:rsid w:val="7C6172E0"/>
    <w:rsid w:val="7CFCA9B0"/>
    <w:rsid w:val="7D184118"/>
    <w:rsid w:val="7D26E7B5"/>
    <w:rsid w:val="7D844381"/>
    <w:rsid w:val="7D8F444C"/>
    <w:rsid w:val="7DF728C5"/>
    <w:rsid w:val="7E30396B"/>
    <w:rsid w:val="7E33C664"/>
    <w:rsid w:val="7E7CEE30"/>
    <w:rsid w:val="7E8A6957"/>
    <w:rsid w:val="7EFD5120"/>
    <w:rsid w:val="7F07B728"/>
    <w:rsid w:val="7F3ED2C5"/>
    <w:rsid w:val="7F5DC06B"/>
    <w:rsid w:val="7F9350E5"/>
    <w:rsid w:val="7F96C675"/>
    <w:rsid w:val="7FD27B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5A85A"/>
  <w15:chartTrackingRefBased/>
  <w15:docId w15:val="{3B19306A-0293-4341-B3F1-B5D9FC29F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BC5"/>
  </w:style>
  <w:style w:type="paragraph" w:styleId="Heading1">
    <w:name w:val="heading 1"/>
    <w:basedOn w:val="Normal"/>
    <w:next w:val="Normal"/>
    <w:link w:val="Heading1Char"/>
    <w:uiPriority w:val="9"/>
    <w:qFormat/>
    <w:rsid w:val="00A26ADA"/>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26ADA"/>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26ADA"/>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26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AD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26AD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26AD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26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ADA"/>
    <w:rPr>
      <w:rFonts w:eastAsiaTheme="majorEastAsia" w:cstheme="majorBidi"/>
      <w:color w:val="272727" w:themeColor="text1" w:themeTint="D8"/>
    </w:rPr>
  </w:style>
  <w:style w:type="paragraph" w:styleId="Title">
    <w:name w:val="Title"/>
    <w:basedOn w:val="Normal"/>
    <w:next w:val="Normal"/>
    <w:link w:val="TitleChar"/>
    <w:uiPriority w:val="10"/>
    <w:qFormat/>
    <w:rsid w:val="00A26ADA"/>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6AD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6AD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6AD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6ADA"/>
    <w:pPr>
      <w:spacing w:before="160"/>
      <w:jc w:val="center"/>
    </w:pPr>
    <w:rPr>
      <w:i/>
      <w:iCs/>
      <w:color w:val="404040" w:themeColor="text1" w:themeTint="BF"/>
    </w:rPr>
  </w:style>
  <w:style w:type="character" w:customStyle="1" w:styleId="QuoteChar">
    <w:name w:val="Quote Char"/>
    <w:basedOn w:val="DefaultParagraphFont"/>
    <w:link w:val="Quote"/>
    <w:uiPriority w:val="29"/>
    <w:rsid w:val="00A26ADA"/>
    <w:rPr>
      <w:i/>
      <w:iCs/>
      <w:color w:val="404040" w:themeColor="text1" w:themeTint="BF"/>
    </w:rPr>
  </w:style>
  <w:style w:type="paragraph" w:styleId="ListParagraph">
    <w:name w:val="List Paragraph"/>
    <w:basedOn w:val="Normal"/>
    <w:uiPriority w:val="34"/>
    <w:qFormat/>
    <w:rsid w:val="00A26ADA"/>
    <w:pPr>
      <w:ind w:left="720"/>
      <w:contextualSpacing/>
    </w:pPr>
  </w:style>
  <w:style w:type="character" w:styleId="IntenseEmphasis">
    <w:name w:val="Intense Emphasis"/>
    <w:basedOn w:val="DefaultParagraphFont"/>
    <w:uiPriority w:val="21"/>
    <w:qFormat/>
    <w:rsid w:val="00A26ADA"/>
    <w:rPr>
      <w:i/>
      <w:iCs/>
      <w:color w:val="0F4761" w:themeColor="accent1" w:themeShade="BF"/>
    </w:rPr>
  </w:style>
  <w:style w:type="paragraph" w:styleId="IntenseQuote">
    <w:name w:val="Intense Quote"/>
    <w:basedOn w:val="Normal"/>
    <w:next w:val="Normal"/>
    <w:link w:val="IntenseQuoteChar"/>
    <w:uiPriority w:val="30"/>
    <w:qFormat/>
    <w:rsid w:val="00A26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ADA"/>
    <w:rPr>
      <w:i/>
      <w:iCs/>
      <w:color w:val="0F4761" w:themeColor="accent1" w:themeShade="BF"/>
    </w:rPr>
  </w:style>
  <w:style w:type="character" w:styleId="IntenseReference">
    <w:name w:val="Intense Reference"/>
    <w:basedOn w:val="DefaultParagraphFont"/>
    <w:uiPriority w:val="32"/>
    <w:qFormat/>
    <w:rsid w:val="00A26ADA"/>
    <w:rPr>
      <w:b/>
      <w:bCs/>
      <w:smallCaps/>
      <w:color w:val="0F4761" w:themeColor="accent1" w:themeShade="BF"/>
      <w:spacing w:val="5"/>
    </w:rPr>
  </w:style>
  <w:style w:type="paragraph" w:styleId="Header">
    <w:name w:val="header"/>
    <w:basedOn w:val="Normal"/>
    <w:link w:val="HeaderChar"/>
    <w:uiPriority w:val="99"/>
    <w:unhideWhenUsed/>
    <w:rsid w:val="0014565F"/>
    <w:pPr>
      <w:tabs>
        <w:tab w:val="center" w:pos="4513"/>
        <w:tab w:val="right" w:pos="9026"/>
      </w:tabs>
      <w:spacing w:after="0"/>
    </w:pPr>
  </w:style>
  <w:style w:type="character" w:customStyle="1" w:styleId="HeaderChar">
    <w:name w:val="Header Char"/>
    <w:basedOn w:val="DefaultParagraphFont"/>
    <w:link w:val="Header"/>
    <w:uiPriority w:val="99"/>
    <w:rsid w:val="0014565F"/>
  </w:style>
  <w:style w:type="paragraph" w:styleId="Footer">
    <w:name w:val="footer"/>
    <w:basedOn w:val="Normal"/>
    <w:link w:val="FooterChar"/>
    <w:uiPriority w:val="99"/>
    <w:unhideWhenUsed/>
    <w:rsid w:val="0014565F"/>
    <w:pPr>
      <w:tabs>
        <w:tab w:val="center" w:pos="4513"/>
        <w:tab w:val="right" w:pos="9026"/>
      </w:tabs>
      <w:spacing w:after="0"/>
    </w:pPr>
  </w:style>
  <w:style w:type="character" w:customStyle="1" w:styleId="FooterChar">
    <w:name w:val="Footer Char"/>
    <w:basedOn w:val="DefaultParagraphFont"/>
    <w:link w:val="Footer"/>
    <w:uiPriority w:val="99"/>
    <w:rsid w:val="0014565F"/>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8E6B53"/>
    <w:rPr>
      <w:color w:val="467886"/>
      <w:u w:val="single"/>
    </w:rPr>
  </w:style>
  <w:style w:type="paragraph" w:styleId="NoSpacing">
    <w:name w:val="No Spacing"/>
    <w:uiPriority w:val="1"/>
    <w:qFormat/>
    <w:rsid w:val="00A91BD7"/>
    <w:pPr>
      <w:spacing w:after="0"/>
    </w:pPr>
  </w:style>
  <w:style w:type="character" w:styleId="UnresolvedMention">
    <w:name w:val="Unresolved Mention"/>
    <w:basedOn w:val="DefaultParagraphFont"/>
    <w:uiPriority w:val="99"/>
    <w:semiHidden/>
    <w:unhideWhenUsed/>
    <w:rsid w:val="00DE684E"/>
    <w:rPr>
      <w:color w:val="605E5C"/>
      <w:shd w:val="clear" w:color="auto" w:fill="E1DFDD"/>
    </w:rPr>
  </w:style>
  <w:style w:type="character" w:styleId="FollowedHyperlink">
    <w:name w:val="FollowedHyperlink"/>
    <w:basedOn w:val="DefaultParagraphFont"/>
    <w:uiPriority w:val="99"/>
    <w:semiHidden/>
    <w:unhideWhenUsed/>
    <w:rsid w:val="000B7ED4"/>
    <w:rPr>
      <w:color w:val="96607D" w:themeColor="followedHyperlink"/>
      <w:u w:val="single"/>
    </w:rPr>
  </w:style>
  <w:style w:type="paragraph" w:styleId="FootnoteText">
    <w:name w:val="footnote text"/>
    <w:basedOn w:val="Normal"/>
    <w:link w:val="FootnoteTextChar"/>
    <w:uiPriority w:val="99"/>
    <w:semiHidden/>
    <w:unhideWhenUsed/>
    <w:rsid w:val="00710FDE"/>
    <w:pPr>
      <w:spacing w:after="0"/>
    </w:pPr>
    <w:rPr>
      <w:sz w:val="20"/>
      <w:szCs w:val="25"/>
    </w:rPr>
  </w:style>
  <w:style w:type="character" w:customStyle="1" w:styleId="FootnoteTextChar">
    <w:name w:val="Footnote Text Char"/>
    <w:basedOn w:val="DefaultParagraphFont"/>
    <w:link w:val="FootnoteText"/>
    <w:uiPriority w:val="99"/>
    <w:semiHidden/>
    <w:rsid w:val="00710FDE"/>
    <w:rPr>
      <w:sz w:val="20"/>
      <w:szCs w:val="25"/>
    </w:rPr>
  </w:style>
  <w:style w:type="character" w:styleId="FootnoteReference">
    <w:name w:val="footnote reference"/>
    <w:basedOn w:val="DefaultParagraphFont"/>
    <w:uiPriority w:val="99"/>
    <w:semiHidden/>
    <w:unhideWhenUsed/>
    <w:rsid w:val="00710FDE"/>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gardy.com/blogs/stray-animals-and-the-law" TargetMode="Externa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ets.baanlaesuan.com/234878/did-you-know/laws-about-street-d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pantip.com/topic/3747790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BDFB1-C901-4609-BD31-D693A845A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2088</Words>
  <Characters>11906</Characters>
  <Application>Microsoft Office Word</Application>
  <DocSecurity>0</DocSecurity>
  <Lines>99</Lines>
  <Paragraphs>27</Paragraphs>
  <ScaleCrop>false</ScaleCrop>
  <Company/>
  <LinksUpToDate>false</LinksUpToDate>
  <CharactersWithSpaces>13967</CharactersWithSpaces>
  <SharedDoc>false</SharedDoc>
  <HLinks>
    <vt:vector size="18" baseType="variant">
      <vt:variant>
        <vt:i4>7536674</vt:i4>
      </vt:variant>
      <vt:variant>
        <vt:i4>6</vt:i4>
      </vt:variant>
      <vt:variant>
        <vt:i4>0</vt:i4>
      </vt:variant>
      <vt:variant>
        <vt:i4>5</vt:i4>
      </vt:variant>
      <vt:variant>
        <vt:lpwstr>https://pets.baanlaesuan.com/234878/did-you-know/laws-about-street-dog</vt:lpwstr>
      </vt:variant>
      <vt:variant>
        <vt:lpwstr/>
      </vt:variant>
      <vt:variant>
        <vt:i4>1900617</vt:i4>
      </vt:variant>
      <vt:variant>
        <vt:i4>3</vt:i4>
      </vt:variant>
      <vt:variant>
        <vt:i4>0</vt:i4>
      </vt:variant>
      <vt:variant>
        <vt:i4>5</vt:i4>
      </vt:variant>
      <vt:variant>
        <vt:lpwstr>https://pantip.com/topic/37477901</vt:lpwstr>
      </vt:variant>
      <vt:variant>
        <vt:lpwstr/>
      </vt:variant>
      <vt:variant>
        <vt:i4>2490410</vt:i4>
      </vt:variant>
      <vt:variant>
        <vt:i4>0</vt:i4>
      </vt:variant>
      <vt:variant>
        <vt:i4>0</vt:i4>
      </vt:variant>
      <vt:variant>
        <vt:i4>5</vt:i4>
      </vt:variant>
      <vt:variant>
        <vt:lpwstr>https://legardy.com/blogs/stray-animals-and-the-law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Kunakorn KANLAYAWUTIPONG</dc:creator>
  <cp:keywords/>
  <dc:description/>
  <cp:lastModifiedBy>Kunakorn KANLAYAWUTIPONG</cp:lastModifiedBy>
  <cp:revision>2</cp:revision>
  <cp:lastPrinted>2026-03-27T06:44:00Z</cp:lastPrinted>
  <dcterms:created xsi:type="dcterms:W3CDTF">2026-07-30T05:17:00Z</dcterms:created>
  <dcterms:modified xsi:type="dcterms:W3CDTF">2026-07-30T05:17:00Z</dcterms:modified>
</cp:coreProperties>
</file>